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120"/>
        <w:jc w:val="center"/>
        <w:rPr/>
      </w:pPr>
      <w:r>
        <w:rPr>
          <w:rFonts w:eastAsia="Times New Roman"/>
          <w:b/>
          <w:i w:val="false"/>
          <w:sz w:val="30"/>
        </w:rPr>
        <w:t>SUPPORTING INFORMATION</w:t>
      </w:r>
    </w:p>
    <w:p>
      <w:pPr>
        <w:pStyle w:val="Normal"/>
        <w:spacing w:before="0" w:after="100"/>
        <w:jc w:val="center"/>
        <w:rPr/>
      </w:pPr>
      <w:del w:id="1001" w:author="Hossein Batebi" w:date="2026-09-26T00:00:00Z">
        <w:r>
          <w:rPr>
            <w:rFonts w:eastAsia="Times New Roman"/>
            <w:i w:val="false"/>
            <w:sz w:val="26"/>
          </w:rPr>
          <w:delText xml:space="preserve">Complex formation adds </w:delText>
        </w:r>
      </w:del>
      <w:ins w:id="1002" w:author="Hossein Batebi" w:date="2026-09-26T00:00:00Z">
        <w:r>
          <w:rPr>
            <w:rFonts w:eastAsia="Times New Roman"/>
            <w:i w:val="false"/>
            <w:sz w:val="26"/>
          </w:rPr>
          <w:t xml:space="preserve">Mature GPCR complexes carry distributed information about the captured </w:t>
        </w:r>
      </w:ins>
      <w:r>
        <w:rPr>
          <w:rFonts w:eastAsia="Times New Roman"/>
          <w:i w:val="false"/>
          <w:sz w:val="26"/>
        </w:rPr>
        <w:t xml:space="preserve">G protein </w:t>
      </w:r>
      <w:del w:id="1003" w:author="Hossein Batebi" w:date="2026-09-26T00:00:00Z">
        <w:r>
          <w:rPr>
            <w:rFonts w:eastAsia="Times New Roman"/>
            <w:i w:val="false"/>
            <w:sz w:val="26"/>
          </w:rPr>
          <w:delText xml:space="preserve">class information to GPCR structures</w:delText>
        </w:r>
      </w:del>
      <w:ins w:id="1004" w:author="Hossein Batebi" w:date="2026-09-26T00:00:00Z">
        <w:r>
          <w:rPr>
            <w:rFonts w:eastAsia="Times New Roman"/>
            <w:i w:val="false"/>
            <w:sz w:val="26"/>
          </w:rPr>
          <w:t xml:space="preserve">class</w:t>
        </w:r>
      </w:ins>
    </w:p>
    <w:p>
      <w:pPr>
        <w:pStyle w:val="Normal"/>
        <w:spacing w:lineRule="exact" w:line="290" w:before="0" w:after="130"/>
        <w:jc w:val="center"/>
        <w:rPr/>
      </w:pPr>
      <w:r>
        <w:rPr>
          <w:rFonts w:eastAsia="Times New Roman"/>
          <w:b w:val="false"/>
          <w:i w:val="false"/>
        </w:rPr>
        <w:t>Hossein Batebi</w:t>
      </w:r>
    </w:p>
    <w:p>
      <w:pPr>
        <w:pStyle w:val="Normal"/>
        <w:spacing w:lineRule="exact" w:line="290" w:before="0" w:after="130"/>
        <w:jc w:val="both"/>
        <w:rPr/>
      </w:pPr>
      <w:r>
        <w:t xml:space="preserve">Guide to the Supporting Information. This file contains the full computational methods, numerical results, robustness controls, figure panels, tables and source data definitions supporting the main manuscript. The </w:t>
      </w:r>
      <w:del w:id="1005" w:author="Hossein Batebi" w:date="2026-09-26T00:00:00Z">
        <w:r>
          <w:delText xml:space="preserve">matched bound versus partner free analysis </w:delText>
        </w:r>
      </w:del>
      <w:ins w:id="1006" w:author="Hossein Batebi" w:date="2026-09-26T00:00:00Z">
        <w:r>
          <w:t xml:space="preserve">coordinate-level receptor-only comparison </w:t>
        </w:r>
      </w:ins>
      <w:r>
        <w:t xml:space="preserve">is </w:t>
      </w:r>
      <w:del w:id="1007" w:author="Hossein Batebi" w:date="2026-09-26T00:00:00Z">
        <w:r>
          <w:delText xml:space="preserve">derived from the complete current experimental archive satisfying the predefined entity criteria. </w:delText>
        </w:r>
      </w:del>
      <w:ins w:id="1008" w:author="Hossein Batebi" w:date="2026-09-26T00:00:00Z">
        <w:r>
          <w:t xml:space="preserve">documented as a structural endpoint comparison together with a separate specimen-level provenance audit (Tables S22 to S25). </w:t>
        </w:r>
      </w:ins>
      <w:r>
        <w:t xml:space="preserve">The Supporting Information preserves the distinction between </w:t>
      </w:r>
      <w:ins w:id="1009" w:author="Hossein Batebi" w:date="2026-09-26T00:00:00Z">
        <w:r>
          <w:t xml:space="preserve">receptor-only coordinate status, experimental specimen provenance, </w:t>
        </w:r>
      </w:ins>
      <w:r>
        <w:t xml:space="preserve">association with the </w:t>
      </w:r>
      <w:del w:id="1010" w:author="Hossein Batebi" w:date="2026-09-26T00:00:00Z">
        <w:r>
          <w:delText xml:space="preserve">mature bound endpoint </w:delText>
        </w:r>
      </w:del>
      <w:ins w:id="1011" w:author="Hossein Batebi" w:date="2026-09-26T00:00:00Z">
        <w:r>
          <w:t xml:space="preserve">captured transducer </w:t>
        </w:r>
      </w:ins>
      <w:r>
        <w:t xml:space="preserve">and a causal </w:t>
      </w:r>
      <w:del w:id="1012" w:author="Hossein Batebi" w:date="2026-09-26T00:00:00Z">
        <w:r>
          <w:delText xml:space="preserve">estimate </w:delText>
        </w:r>
      </w:del>
      <w:ins w:id="1013" w:author="Hossein Batebi" w:date="2026-09-26T00:00:00Z">
        <w:r>
          <w:t xml:space="preserve">effect </w:t>
        </w:r>
      </w:ins>
      <w:r>
        <w:t xml:space="preserve">of G protein </w:t>
      </w:r>
      <w:del w:id="1014" w:author="Hossein Batebi" w:date="2026-09-26T00:00:00Z">
        <w:r>
          <w:delText xml:space="preserve">induced deformation.</w:delText>
        </w:r>
      </w:del>
      <w:ins w:id="1015" w:author="Hossein Batebi" w:date="2026-09-26T00:00:00Z">
        <w:r>
          <w:t xml:space="preserve">binding.</w:t>
        </w:r>
      </w:ins>
    </w:p>
    <w:p>
      <w:pPr>
        <w:pStyle w:val="Normal"/>
        <w:spacing w:lineRule="exact" w:line="290" w:before="0" w:after="130"/>
        <w:jc w:val="both"/>
        <w:rPr>
          <w:del w:id="3228" w:author="Hossein Batebi" w:date="2026-09-26T00:00:00Z"/>
        </w:rPr>
      </w:pPr>
      <w:del w:id="3227" w:author="Hossein Batebi" w:date="2026-09-26T00:00:00Z">
        <w:r>
          <w:rPr>
            <w:rFonts w:eastAsia="Times New Roman"/>
            <w:b w:val="false"/>
            <w:i w:val="false"/>
          </w:rPr>
          <w:delText xml:space="preserve">Use of artificial intelligence. OpenAI ChatGPT and Anthropic Claude Opus 5 were used as assistive tools for manuscript drafting and editing, selected analysis and plotting code, figure preparation, and consistency checks between text and exported source tables. The author independently reviewed and verified all code, analyses, numerical results and interpretations. No scientific data were generated by generative artificial intelligence.</w:delText>
        </w:r>
      </w:del>
    </w:p>
    <w:p>
      <w:pPr>
        <w:pStyle w:val="Heading1"/>
        <w:spacing w:before="260" w:after="120"/>
        <w:rPr/>
      </w:pPr>
      <w:r>
        <w:rPr>
          <w:rFonts w:eastAsia="Times New Roman"/>
          <w:b/>
          <w:i w:val="false"/>
        </w:rPr>
        <w:t>SUPPORTING INFORMATION METHODS</w:t>
      </w:r>
    </w:p>
    <w:p>
      <w:pPr>
        <w:pStyle w:val="Normal"/>
        <w:spacing w:lineRule="exact" w:line="290" w:before="0" w:after="130"/>
        <w:jc w:val="both"/>
        <w:rPr/>
      </w:pPr>
      <w:r>
        <w:rPr>
          <w:rFonts w:eastAsia="Times New Roman" w:cs="Arial"/>
          <w:b/>
          <w:bCs/>
          <w:sz w:val="19"/>
          <w:szCs w:val="19"/>
        </w:rPr>
        <w:t xml:space="preserve">Dataset assembly and state harmonization. Experimental class A GPCR structures were linked to receptor, species, activation state, ligand, transducer, construct, method, resolution, deposition year, and publication metadata. </w:t>
      </w:r>
      <w:ins w:id="1016" w:author="Hossein Batebi" w:date="2026-09-26T00:00:00Z">
        <w:r>
          <w:rPr>
            <w:rFonts w:eastAsia="Times New Roman" w:cs="Arial"/>
            <w:b/>
            <w:bCs/>
            <w:sz w:val="19"/>
            <w:szCs w:val="19"/>
          </w:rPr>
          <w:t xml:space="preserve">Active/inactive labels for the activation benchmark were taken from the harmonised GPCRdb structural-state annotation. </w:t>
        </w:r>
      </w:ins>
      <w:r>
        <w:rPr>
          <w:rFonts w:eastAsia="Times New Roman" w:cs="Arial"/>
          <w:b/>
          <w:bCs/>
          <w:sz w:val="19"/>
          <w:szCs w:val="19"/>
        </w:rPr>
        <w:t xml:space="preserve">Duplicate rows were retained only when they represented distinct receptor chains or annotated states. Intermediate and unknown states were not forced into the active versus inactive binary analysis. Receptor level evaluation used representative aggregation so that high coverage receptors did not dominate.</w:t>
      </w:r>
    </w:p>
    <w:p>
      <w:pPr>
        <w:pStyle w:val="Normal"/>
        <w:spacing w:lineRule="exact" w:line="290" w:before="0" w:after="130"/>
        <w:jc w:val="both"/>
        <w:rPr/>
      </w:pPr>
      <w:r>
        <w:rPr>
          <w:rFonts w:eastAsia="Times New Roman" w:cs="Arial"/>
          <w:b/>
          <w:bCs/>
          <w:sz w:val="19"/>
          <w:szCs w:val="19"/>
        </w:rPr>
        <w:t xml:space="preserve">Generic numbering and coordinate quality control. </w:t>
      </w:r>
      <w:r>
        <w:rPr>
          <w:rFonts w:eastAsia="Times New Roman" w:cs="Arial"/>
          <w:sz w:val="19"/>
          <w:szCs w:val="19"/>
        </w:rPr>
        <w:t>GPCRdb generic positions were mapped from receptor UniProt sequences to modelled residues. Mapping failures, missing backbone atoms, alternate conformations, segment discontinuities, and measurement specific exclusions were recorded. Missing measurements were never replaced with structural zeros. Availability indicators were carried separately and were used in explicit negative control models.</w:t>
      </w:r>
    </w:p>
    <w:p>
      <w:pPr>
        <w:pStyle w:val="Normal"/>
        <w:spacing w:lineRule="exact" w:line="290" w:before="0" w:after="130"/>
        <w:jc w:val="both"/>
        <w:rPr>
          <w:del w:id="3230" w:author="Hossein Batebi" w:date="2026-09-26T00:00:00Z"/>
        </w:rPr>
      </w:pPr>
      <w:del w:id="3229" w:author="Hossein Batebi" w:date="2026-09-26T00:00:00Z">
        <w:r>
          <w:rPr>
            <w:b w:val="false"/>
          </w:rPr>
          <w:delText xml:space="preserve">Strict partner free entity audit. Candidate active structures annotated as transducer none were re audited from mmCIF polymer entity descriptions. Categories were strict partner free, partner free with a permitted extracellular polymeric ligand, transducer contaminated, auxiliary intracellular binder, fusion construct, and unresolved additional protein. The ligand permissive primary set excluded transducers, kinases, binders, fusions, and unresolved proteins but permitted an extracellular ligand. The polymer only sensitivity set retained the receptor as the sole polymer. Functional labels were joined only after the structural audit.</w:delText>
        </w:r>
      </w:del>
    </w:p>
    <w:p>
      <w:pPr>
        <w:pStyle w:val="Normal"/>
        <w:spacing w:lineRule="exact" w:line="290" w:before="0" w:after="130"/>
        <w:jc w:val="both"/>
        <w:rPr>
          <w:ins w:id="1018" w:author="Hossein Batebi" w:date="2026-09-26T00:00:00Z"/>
        </w:rPr>
      </w:pPr>
      <w:ins w:id="1017" w:author="Hossein Batebi" w:date="2026-09-26T00:00:00Z">
        <w:r>
          <w:rPr>
            <w:b w:val="false"/>
          </w:rPr>
          <w:t>Coordinate-level receptor-only screen and specimen-level provenance audit. Candidate active structures annotated as transducer none were first re-audited from mmCIF polymer entity descriptions. Categories were receptor-only under the strict coordinate criterion, receptor-only with a permitted extracellular polymeric ligand, transducer-containing, auxiliary intracellular binder, fusion construct, and unresolved additional protein. The ligand-permissive primary set excluded transducers, kinases, binders, fusions and unresolved proteins but permitted an extracellular ligand; the polymer-only sensitivity set retained the receptor as the sole polymer. Functional labels were joined only after the structural audit. Because receptor-only coordinate models can derive from focused or local refinement of transducer-containing cryo-EM specimens, all candidate references were then audited at the specimen level from the deposited entry title, EM sample description, EMDB and PDB relationships, particle counts and primary publications. A reference was classified as experimentally partner-free only if its specimen contained no intracellular transducer or stabilising partner and its primary publication did not describe the receptor as inactive (Tables S22 to S24).</w:t>
        </w:r>
      </w:ins>
    </w:p>
    <w:p>
      <w:pPr>
        <w:pStyle w:val="Normal"/>
        <w:spacing w:lineRule="exact" w:line="290" w:before="0" w:after="130"/>
        <w:jc w:val="both"/>
        <w:rPr/>
      </w:pPr>
      <w:del w:id="1019" w:author="Hossein Batebi" w:date="2026-09-26T00:00:00Z">
        <w:r>
          <w:delText xml:space="preserve">Matched bound </w:delText>
        </w:r>
      </w:del>
      <w:ins w:id="1020" w:author="Hossein Batebi" w:date="2026-09-26T00:00:00Z">
        <w:r>
          <w:t xml:space="preserve">Coordinate-level receptor-only comparison. This analysis directly compares receptor-only </w:t>
        </w:r>
      </w:ins>
      <w:r>
        <w:t xml:space="preserve">and </w:t>
      </w:r>
      <w:del w:id="1021" w:author="Hossein Batebi" w:date="2026-09-26T00:00:00Z">
        <w:r>
          <w:delText xml:space="preserve">partner free partner conditioned analysis. Strict partner free structures </w:delText>
        </w:r>
      </w:del>
      <w:ins w:id="1022" w:author="Hossein Batebi" w:date="2026-09-26T00:00:00Z">
        <w:r>
          <w:t xml:space="preserve">full-complex coordinate representations; the specimen-level provenance audit is reported separately to determine which receptor-only coordinate models can additionally be described as experimentally partner-free (Table S25). Coordinate-level receptor-only references </w:t>
        </w:r>
      </w:ins>
      <w:r>
        <w:t xml:space="preserve">were matched by receptor to bound </w:t>
      </w:r>
      <w:del w:id="1023" w:author="Hossein Batebi" w:date="2026-09-26T00:00:00Z">
        <w:r>
          <w:delText xml:space="preserve">receptor class units. Reference </w:delText>
        </w:r>
      </w:del>
      <w:ins w:id="1024" w:author="Hossein Batebi" w:date="2026-09-26T00:00:00Z">
        <w:r>
          <w:t xml:space="preserve">receptor-class units, with reference </w:t>
        </w:r>
      </w:ins>
      <w:r>
        <w:t xml:space="preserve">geometry </w:t>
      </w:r>
      <w:del w:id="1025" w:author="Hossein Batebi" w:date="2026-09-26T00:00:00Z">
        <w:r>
          <w:delText xml:space="preserve">was </w:delText>
        </w:r>
      </w:del>
      <w:r>
        <w:t xml:space="preserve">selected independently of the bound class. </w:t>
      </w:r>
      <w:del w:id="1026" w:author="Hossein Batebi" w:date="2026-09-26T00:00:00Z">
        <w:r>
          <w:delText xml:space="preserve">Ninety two </w:delText>
        </w:r>
      </w:del>
      <w:ins w:id="1027" w:author="Hossein Batebi" w:date="2026-09-26T00:00:00Z">
        <w:r>
          <w:t xml:space="preserve">Ninety-two </w:t>
        </w:r>
      </w:ins>
      <w:r>
        <w:t xml:space="preserve">numeric features common to both </w:t>
      </w:r>
      <w:del w:id="1028" w:author="Hossein Batebi" w:date="2026-09-26T00:00:00Z">
        <w:r>
          <w:delText xml:space="preserve">structures </w:delText>
        </w:r>
      </w:del>
      <w:ins w:id="1029" w:author="Hossein Batebi" w:date="2026-09-26T00:00:00Z">
        <w:r>
          <w:t xml:space="preserve">coordinate models </w:t>
        </w:r>
      </w:ins>
      <w:r>
        <w:t xml:space="preserve">were retained. Models used bound geometry, </w:t>
      </w:r>
      <w:del w:id="1030" w:author="Hossein Batebi" w:date="2026-09-26T00:00:00Z">
        <w:r>
          <w:delText xml:space="preserve">partner free </w:delText>
        </w:r>
      </w:del>
      <w:ins w:id="1031" w:author="Hossein Batebi" w:date="2026-09-26T00:00:00Z">
        <w:r>
          <w:t xml:space="preserve">receptor-only reference </w:t>
        </w:r>
      </w:ins>
      <w:r>
        <w:t xml:space="preserve">geometry, the </w:t>
      </w:r>
      <w:del w:id="1032" w:author="Hossein Batebi" w:date="2026-09-26T00:00:00Z">
        <w:r>
          <w:delText xml:space="preserve">feature wise bound minus partner free deformation vector, </w:delText>
        </w:r>
      </w:del>
      <w:ins w:id="1033" w:author="Hossein Batebi" w:date="2026-09-26T00:00:00Z">
        <w:r>
          <w:t xml:space="preserve">feature-wise bound-minus-reference difference, </w:t>
        </w:r>
      </w:ins>
      <w:r>
        <w:t xml:space="preserve">or </w:t>
      </w:r>
      <w:del w:id="1034" w:author="Hossein Batebi" w:date="2026-09-26T00:00:00Z">
        <w:r>
          <w:delText xml:space="preserve">partner free </w:delText>
        </w:r>
      </w:del>
      <w:ins w:id="1035" w:author="Hossein Batebi" w:date="2026-09-26T00:00:00Z">
        <w:r>
          <w:t xml:space="preserve">reference </w:t>
        </w:r>
      </w:ins>
      <w:r>
        <w:t xml:space="preserve">geometry concatenated with </w:t>
      </w:r>
      <w:del w:id="1036" w:author="Hossein Batebi" w:date="2026-09-26T00:00:00Z">
        <w:r>
          <w:delText xml:space="preserve">deformation. </w:delText>
        </w:r>
      </w:del>
      <w:ins w:id="1037" w:author="Hossein Batebi" w:date="2026-09-26T00:00:00Z">
        <w:r>
          <w:t xml:space="preserve">that difference. </w:t>
        </w:r>
      </w:ins>
      <w:r>
        <w:t xml:space="preserve">Four outer folds met </w:t>
      </w:r>
      <w:del w:id="1038" w:author="Hossein Batebi" w:date="2026-09-26T00:00:00Z">
        <w:r>
          <w:delText xml:space="preserve">class coverage </w:delText>
        </w:r>
      </w:del>
      <w:ins w:id="1039" w:author="Hossein Batebi" w:date="2026-09-26T00:00:00Z">
        <w:r>
          <w:t xml:space="preserve">class-coverage </w:t>
        </w:r>
      </w:ins>
      <w:r>
        <w:t xml:space="preserve">requirements. The </w:t>
      </w:r>
      <w:del w:id="1040" w:author="Hossein Batebi" w:date="2026-09-26T00:00:00Z">
        <w:r>
          <w:delText xml:space="preserve">analysis </w:delText>
        </w:r>
      </w:del>
      <w:ins w:id="1041" w:author="Hossein Batebi" w:date="2026-09-26T00:00:00Z">
        <w:r>
          <w:t xml:space="preserve">comparison </w:t>
        </w:r>
      </w:ins>
      <w:r>
        <w:t xml:space="preserve">was treated as transducer associated rather than causal because ligand, state, construct and experimental conditions were not uniformly matched. Robustness was evaluated from pooled </w:t>
      </w:r>
      <w:del w:id="1042" w:author="Hossein Batebi" w:date="2026-09-26T00:00:00Z">
        <w:r>
          <w:delText xml:space="preserve">out of fold </w:delText>
        </w:r>
      </w:del>
      <w:ins w:id="1043" w:author="Hossein Batebi" w:date="2026-09-26T00:00:00Z">
        <w:r>
          <w:t xml:space="preserve">out-of-fold </w:t>
        </w:r>
      </w:ins>
      <w:r>
        <w:t xml:space="preserve">predictions by removing all units belonging to each receptor in turn and recalculating macro ROC AUC without refitting the models. </w:t>
      </w:r>
      <w:del w:id="1044" w:author="Hossein Batebi" w:date="2026-09-26T00:00:00Z">
        <w:r>
          <w:delText xml:space="preserve">One versus rest </w:delText>
        </w:r>
      </w:del>
      <w:ins w:id="1045" w:author="Hossein Batebi" w:date="2026-09-26T00:00:00Z">
        <w:r>
          <w:t xml:space="preserve">One-versus-rest </w:t>
        </w:r>
      </w:ins>
      <w:r>
        <w:t xml:space="preserve">ROC AUCs were calculated separately for Gs, Gi/o and Gq/11. For the </w:t>
      </w:r>
      <w:del w:id="1046" w:author="Hossein Batebi" w:date="2026-09-26T00:00:00Z">
        <w:r>
          <w:delText xml:space="preserve">receptor level </w:delText>
        </w:r>
      </w:del>
      <w:ins w:id="1047" w:author="Hossein Batebi" w:date="2026-09-26T00:00:00Z">
        <w:r>
          <w:t xml:space="preserve">receptor-level </w:t>
        </w:r>
      </w:ins>
      <w:r>
        <w:t xml:space="preserve">paired test, units belonging to the same receptor were averaged first. The classification margin was the primary </w:t>
      </w:r>
      <w:del w:id="1048" w:author="Hossein Batebi" w:date="2026-09-26T00:00:00Z">
        <w:r>
          <w:delText xml:space="preserve">receptor level </w:delText>
        </w:r>
      </w:del>
      <w:ins w:id="1049" w:author="Hossein Batebi" w:date="2026-09-26T00:00:00Z">
        <w:r>
          <w:t xml:space="preserve">receptor-level </w:t>
        </w:r>
      </w:ins>
      <w:r>
        <w:t xml:space="preserve">score. The null distribution was obtained by enumerating all 2^12 sign assignments of the paired differences. Probability of the true class, rank of the true class, the sign test and Wilcoxon </w:t>
      </w:r>
      <w:del w:id="1050" w:author="Hossein Batebi" w:date="2026-09-26T00:00:00Z">
        <w:r>
          <w:delText xml:space="preserve">signed rank </w:delText>
        </w:r>
      </w:del>
      <w:ins w:id="1051" w:author="Hossein Batebi" w:date="2026-09-26T00:00:00Z">
        <w:r>
          <w:t xml:space="preserve">signed-rank </w:t>
        </w:r>
      </w:ins>
      <w:r>
        <w:t xml:space="preserve">test were used as sensitivity analyses.</w:t>
      </w:r>
    </w:p>
    <w:p>
      <w:pPr>
        <w:pStyle w:val="Normal"/>
        <w:spacing w:lineRule="exact" w:line="290" w:before="0" w:after="130"/>
        <w:jc w:val="both"/>
        <w:rPr/>
      </w:pPr>
      <w:r>
        <w:rPr>
          <w:rFonts w:eastAsia="Times New Roman" w:cs="Arial"/>
          <w:b/>
          <w:bCs/>
          <w:sz w:val="19"/>
          <w:szCs w:val="19"/>
        </w:rPr>
        <w:t xml:space="preserve">Activation feature sets. TM6 only comprised the receptor centred TM3 3.50 to TM6 6.34 opening measurement and aligned TM6 displacement. Canonical categorical and continuous blocks represented DRY, PIF, CWxP, NPxxY, sodium pocket, and TM7 rearrangements. ICL2 features described folding state, completeness, backbone geometry, and loop distances. Metadata and availability blocks were evaluated separately. Sparse feature selection occurred inside the outer training </w:t>
      </w:r>
      <w:del w:id="1052" w:author="Hossein Batebi" w:date="2026-09-26T00:00:00Z">
        <w:r>
          <w:rPr>
            <w:rFonts w:eastAsia="Times New Roman" w:cs="Arial"/>
            <w:b/>
            <w:bCs/>
            <w:sz w:val="19"/>
            <w:szCs w:val="19"/>
          </w:rPr>
          <w:delText xml:space="preserve">folds.</w:delText>
        </w:r>
      </w:del>
      <w:ins w:id="1053" w:author="Hossein Batebi" w:date="2026-09-26T00:00:00Z">
        <w:r>
          <w:rPr>
            <w:rFonts w:eastAsia="Times New Roman" w:cs="Arial"/>
            <w:b/>
            <w:bCs/>
            <w:sz w:val="19"/>
            <w:szCs w:val="19"/>
          </w:rPr>
          <w:t xml:space="preserve">folds. Because the target is an existing structural-state annotation, this analysis was treated as a positive structural benchmark rather than as independent biological validation.</w:t>
        </w:r>
      </w:ins>
    </w:p>
    <w:p>
      <w:pPr>
        <w:pStyle w:val="Normal"/>
        <w:spacing w:lineRule="exact" w:line="290" w:before="0" w:after="130"/>
        <w:jc w:val="both"/>
        <w:rPr/>
      </w:pPr>
      <w:r>
        <w:rPr>
          <w:rFonts w:eastAsia="Times New Roman" w:cs="Arial"/>
          <w:b/>
          <w:bCs/>
          <w:sz w:val="19"/>
          <w:szCs w:val="19"/>
        </w:rPr>
        <w:t xml:space="preserve">Coupling feature blocks and cavity construction. </w:t>
      </w:r>
      <w:r>
        <w:rPr>
          <w:rFonts w:eastAsia="Times New Roman" w:cs="Arial"/>
          <w:sz w:val="19"/>
          <w:szCs w:val="19"/>
        </w:rPr>
        <w:t>The shared activation block represented canonical opening geometry. The intracellular geometry block added distances, angles, loop and H8 measures, and continuous microswitch geometry. The core cavity block described the connected solvent accessible region inside a receptor centred intracellular envelope. Grid spacing, solvent probe, radial padding, cytoplasmic cap, and conserved anchor positions were fixed before the primary analysis. Low coverage complete cavity features were retained only for sensitivity analyses.</w:t>
      </w:r>
    </w:p>
    <w:p>
      <w:pPr>
        <w:pStyle w:val="Normal"/>
        <w:spacing w:lineRule="exact" w:line="290" w:before="0" w:after="130"/>
        <w:jc w:val="both"/>
        <w:rPr/>
      </w:pPr>
      <w:r>
        <w:rPr>
          <w:rFonts w:eastAsia="Times New Roman" w:cs="Arial"/>
          <w:b/>
          <w:bCs/>
          <w:sz w:val="19"/>
          <w:szCs w:val="19"/>
        </w:rPr>
        <w:t xml:space="preserve">Representative selection and bound class modelling. Structures were reduced to receptor transducer units with a predefined quality and representativeness hierarchy. Receptors represented by more than one transducer family contributed multiple units, but receptor grouped folds prevented leakage. Multiclass elastic net logistic regression was the primary interpretable model. Imputation, scaling, feature filtering, and hyperparameter selection were performed within training folds. Confidence intervals used receptor clustered bootstrap resampling, and grouped permutations shuffled the receptor label vector while preserving rows belonging to each </w:t>
      </w:r>
      <w:del w:id="1054" w:author="Hossein Batebi" w:date="2026-09-26T00:00:00Z">
        <w:r>
          <w:rPr>
            <w:rFonts w:eastAsia="Times New Roman" w:cs="Arial"/>
            <w:b/>
            <w:bCs/>
            <w:sz w:val="19"/>
            <w:szCs w:val="19"/>
          </w:rPr>
          <w:delText xml:space="preserve">receptor.</w:delText>
        </w:r>
      </w:del>
      <w:ins w:id="1055" w:author="Hossein Batebi" w:date="2026-09-26T00:00:00Z">
        <w:r>
          <w:rPr>
            <w:rFonts w:eastAsia="Times New Roman" w:cs="Arial"/>
            <w:b/>
            <w:bCs/>
            <w:sz w:val="19"/>
            <w:szCs w:val="19"/>
          </w:rPr>
          <w:t xml:space="preserve">receptor. A receptor-transducer unit may contain a full heterotrimeric G protein or an engineered G-protein-derived construct, such as a mini-G protein or G-protein peptide mimetic, when the deposited construct defines the captured G-protein family; the unit label does not imply a full heterotrimer in every structure.</w:t>
        </w:r>
      </w:ins>
    </w:p>
    <w:p>
      <w:pPr>
        <w:pStyle w:val="Normal"/>
        <w:spacing w:lineRule="exact" w:line="290" w:before="0" w:after="130"/>
        <w:jc w:val="both"/>
        <w:rPr>
          <w:ins w:id="1057" w:author="Hossein Batebi" w:date="2026-09-26T00:00:00Z"/>
        </w:rPr>
      </w:pPr>
      <w:ins w:id="1056" w:author="Hossein Batebi" w:date="2026-09-26T00:00:00Z">
        <w:r>
          <w:t>Same-receptor feature-by-class-pair audit. Among receptors represented in bound complexes with more than one transducer family, receptor-level feature values were compared within receptor for Gs versus Gi/o (10 eligible receptors), Gs versus Gq/11 (10) and Gi/o versus Gq/11 (22). Each of 136 structural features generated one row for each class pair (408 rows total); feature-specific paired n could be smaller because of missing measurements. Paired Wilcoxon signed-rank tests were used where estimable, and Benjamini-Hochberg correction was applied across all finite P values. The analysis is descriptive: modest paired sample sizes and missingness limit sensitivity, so absence of FDR significance is not interpreted as evidence of no structural differences.</w:t>
        </w:r>
      </w:ins>
    </w:p>
    <w:p>
      <w:pPr>
        <w:pStyle w:val="Normal"/>
        <w:spacing w:lineRule="exact" w:line="290" w:before="0" w:after="130"/>
        <w:jc w:val="both"/>
        <w:rPr/>
      </w:pPr>
      <w:r>
        <w:rPr>
          <w:rFonts w:eastAsia="Times New Roman" w:cs="Arial"/>
          <w:b/>
          <w:bCs/>
          <w:sz w:val="19"/>
          <w:szCs w:val="19"/>
        </w:rPr>
        <w:t xml:space="preserve">Matched sequence and structure comparison. </w:t>
      </w:r>
      <w:r>
        <w:rPr>
          <w:rFonts w:eastAsia="Times New Roman" w:cs="Arial"/>
          <w:b w:val="false"/>
          <w:bCs w:val="false"/>
          <w:sz w:val="19"/>
          <w:szCs w:val="19"/>
        </w:rPr>
        <w:t>Five representations were evaluated on the same 207 receptor transducer units and identical receptor grouped fivefold outer splits: endpoint geometry, adjusted endpoint structure, sequence only, sequence plus structure, and missingness only. The primary sequence fingerprint comprised residue identities at 62 generic positions and used elastic net logistic regression. All five folds converged in the final analysis run. Paired differences used 2,000 receptor clustered bootstrap iterations. Because the apparent representation ranking could depend on model specification, the later phylogeny audit used an independent nested L2 formulation.</w:t>
      </w:r>
    </w:p>
    <w:p>
      <w:pPr>
        <w:pStyle w:val="Normal"/>
        <w:spacing w:lineRule="exact" w:line="290" w:before="0" w:after="130"/>
        <w:jc w:val="both"/>
        <w:rPr/>
      </w:pPr>
      <w:r>
        <w:rPr>
          <w:rFonts w:eastAsia="Times New Roman" w:cs="Arial"/>
          <w:b/>
          <w:bCs/>
          <w:sz w:val="19"/>
          <w:szCs w:val="19"/>
        </w:rPr>
        <w:t xml:space="preserve">Sequence interface and phylogeny audit. </w:t>
      </w:r>
      <w:r>
        <w:rPr>
          <w:rFonts w:eastAsia="Times New Roman" w:cs="Arial"/>
          <w:sz w:val="19"/>
          <w:szCs w:val="19"/>
        </w:rPr>
        <w:t>A physically defined intracellular interface set contained 30 generic positions across ICL2 and the cytoplasmic portions of TM3, TM5, TM6, TM7, and helix 8. Thirty four remaining mapped positions formed the noninterface pool. Full sequence, interface sequence, noninterface sequence, endpoint geometry, coarse taxonomy, fine family labels, sequence plus geometry, and global sequence identity k nearest neighbours were compared under receptor grouped and 30%, 40%, and 50% sequence cluster holdouts. Primary sequence models used nested L2 logistic regression with C selected inside each outer training fold. Global identity k nearest neighbours used only training receptors. Interface positions were compared with 50 conservation and entropy matched noninterface sets, within receptor positional shuffles, and position wise shuffles across receptors. Coefficient localization was treated as descriptive and tested by permutation. All class centroids, scalers, feature selection steps, and controls were confined to training data. The existing representative frame already contained one structure per receptor and transducer family unit, so no further structure aggregation was required.</w:t>
      </w:r>
    </w:p>
    <w:p>
      <w:pPr>
        <w:pStyle w:val="Normal"/>
        <w:spacing w:lineRule="exact" w:line="290" w:before="0" w:after="130"/>
        <w:jc w:val="both"/>
        <w:rPr/>
      </w:pPr>
      <w:r>
        <w:t xml:space="preserve">Fixed feature temporal holdout. Temporal analyses used 2023 and 2024 cutoffs and evaluated only receptors first represented after the historical training period. Feature lists were frozen across cutoffs. Geometry used 65 numeric and 1 categorical feature. Sequence used 62 categorical residue identities. Missingness used 39 numeric and 1 categorical feature. </w:t>
      </w:r>
      <w:ins w:id="1058" w:author="Hossein Batebi" w:date="2026-09-26T00:00:00Z">
        <w:r>
          <w:t xml:space="preserve">A year-excluded metadata control used five numeric variables (resolution and modeled/available feature counts) and three categorical variables (experimental method, ligand type and fusion-protein annotation); a geometry-plus-metadata model used the same control variables. </w:t>
        </w:r>
      </w:ins>
      <w:r>
        <w:t xml:space="preserve">Deposition year was </w:t>
      </w:r>
      <w:del w:id="1059" w:author="Hossein Batebi" w:date="2026-09-26T00:00:00Z">
        <w:r>
          <w:delText xml:space="preserve">excluded. </w:delText>
        </w:r>
      </w:del>
      <w:ins w:id="1060" w:author="Hossein Batebi" w:date="2026-09-26T00:00:00Z">
        <w:r>
          <w:t xml:space="preserve">excluded from the metadata control to avoid direct temporal leakage. </w:t>
        </w:r>
      </w:ins>
      <w:r>
        <w:t xml:space="preserve">Each model used 2,000 receptor clustered bootstraps and 1,000 grouped permutations.</w:t>
      </w:r>
    </w:p>
    <w:p>
      <w:pPr>
        <w:pStyle w:val="Normal"/>
        <w:spacing w:lineRule="exact" w:line="290" w:before="0" w:after="130"/>
        <w:jc w:val="both"/>
        <w:rPr/>
      </w:pPr>
      <w:r>
        <w:rPr>
          <w:rFonts w:eastAsia="Times New Roman" w:cs="Arial"/>
          <w:b/>
          <w:bCs/>
          <w:sz w:val="19"/>
          <w:szCs w:val="19"/>
        </w:rPr>
        <w:t xml:space="preserve">Repeated learning curve. </w:t>
      </w:r>
      <w:r>
        <w:rPr>
          <w:rFonts w:eastAsia="Times New Roman" w:cs="Arial"/>
          <w:sz w:val="19"/>
          <w:szCs w:val="19"/>
        </w:rPr>
        <w:t>A stable nested L2 sensitivity analysis compared adjusted endpoint structure with sequence across nested samples of 50, 70, 90, 110, 130, 150, and 169 receptors. Each size used 20 repeated receptor orders and five receptor grouped outer folds. The lbfgs solver was used to avoid the fold convergence failures observed with small elastic net subsets. The analysis was designed to quantify observed range learning behaviour and did not estimate an asymptotic ceiling.</w:t>
      </w:r>
    </w:p>
    <w:p>
      <w:pPr>
        <w:pStyle w:val="Normal"/>
        <w:spacing w:lineRule="exact" w:line="290" w:before="0" w:after="130"/>
        <w:jc w:val="both"/>
        <w:rPr/>
      </w:pPr>
      <w:r>
        <w:rPr>
          <w:rFonts w:eastAsia="Times New Roman" w:cs="Arial"/>
          <w:b/>
          <w:bCs/>
          <w:sz w:val="19"/>
          <w:szCs w:val="19"/>
        </w:rPr>
        <w:t xml:space="preserve">Static receptor feature extension. </w:t>
      </w:r>
      <w:r>
        <w:rPr>
          <w:rFonts w:eastAsia="Times New Roman" w:cs="Arial"/>
          <w:sz w:val="19"/>
          <w:szCs w:val="19"/>
        </w:rPr>
        <w:t>Four predefined receptor chain feature families were added. Contact features included generic position contacts, side chain distances, hydrogen bond candidates, salt bridges, aromatic interactions, cation pi candidates, network degree, clustering, betweenness, and orthosteric to intracellular paths. Surface features represented solvent accessible positive, negative, polar, and hydrophobic areas, donor and acceptor density, cavity wall composition, roughness, and patch continuity. Electrostatic features used a transparent approximate Coulombic model in a receptor centred frame. Mechanical susceptibility used an anisotropic network of mapped receptor Cα atoms and low frequency modes to estimate spectral softness, regional fluctuations, directional opening susceptibility, and orthosteric to intracellular mechanical coupling. These quantities are static structure proxies, not free energies or kinetic rates.</w:t>
      </w:r>
    </w:p>
    <w:p>
      <w:pPr>
        <w:pStyle w:val="Normal"/>
        <w:spacing w:lineRule="exact" w:line="290" w:before="0" w:after="130"/>
        <w:jc w:val="both"/>
        <w:rPr/>
      </w:pPr>
      <w:r>
        <w:rPr>
          <w:b w:val="false"/>
        </w:rPr>
        <w:t xml:space="preserve">Static extension validation and external transfer. The predefined new feature blocks were compared with sequence, existing geometry, and missingness on the same 207 units and receptor grouped folds. All preprocessing and feature selection occurred inside training folds. One thousand grouped permutations and receptor clustered bootstrap intervals were used. Models trained on bound structures were then applied to </w:t>
      </w:r>
      <w:del w:id="1061" w:author="Hossein Batebi" w:date="2026-09-26T00:00:00Z">
        <w:r>
          <w:rPr>
            <w:b w:val="false"/>
          </w:rPr>
          <w:delText xml:space="preserve">ligand permissive </w:delText>
        </w:r>
      </w:del>
      <w:ins w:id="1062" w:author="Hossein Batebi" w:date="2026-09-26T00:00:00Z">
        <w:r>
          <w:rPr>
            <w:b w:val="false"/>
          </w:rPr>
          <w:t xml:space="preserve">coordinate-level ligand-permissive </w:t>
        </w:r>
      </w:ins>
      <w:r>
        <w:rPr>
          <w:b w:val="false"/>
        </w:rPr>
        <w:t xml:space="preserve">and </w:t>
      </w:r>
      <w:del w:id="1063" w:author="Hossein Batebi" w:date="2026-09-26T00:00:00Z">
        <w:r>
          <w:rPr>
            <w:b w:val="false"/>
          </w:rPr>
          <w:delText xml:space="preserve">polymer only partner free </w:delText>
        </w:r>
      </w:del>
      <w:ins w:id="1064" w:author="Hossein Batebi" w:date="2026-09-26T00:00:00Z">
        <w:r>
          <w:rPr>
            <w:b w:val="false"/>
          </w:rPr>
          <w:t xml:space="preserve">polymer-only receptor-only </w:t>
        </w:r>
      </w:ins>
      <w:r>
        <w:rPr>
          <w:b w:val="false"/>
        </w:rPr>
        <w:t xml:space="preserve">sets. Functional targets were multi label Gs, Gi/o, and Gq/11 annotations. Unknown labels remained missing and were not converted to negatives.</w:t>
      </w:r>
    </w:p>
    <w:p>
      <w:pPr>
        <w:pStyle w:val="Normal"/>
        <w:spacing w:lineRule="exact" w:line="290" w:before="0" w:after="130"/>
        <w:jc w:val="both"/>
        <w:rPr>
          <w:del w:id="3232" w:author="Hossein Batebi" w:date="2026-09-26T00:00:00Z"/>
        </w:rPr>
      </w:pPr>
      <w:del w:id="3231" w:author="Hossein Batebi" w:date="2026-09-26T00:00:00Z">
        <w:r>
          <w:rPr>
            <w:rFonts w:eastAsia="Times New Roman"/>
            <w:b w:val="false"/>
            <w:i w:val="false"/>
          </w:rPr>
          <w:delText xml:space="preserve">Software and reproducibility. Core analyses were implemented with GPCR SelectivityMap v0.3.1 in Python 3.12. The archived environment specifies NumPy, pandas, SciPy, scikit learn, Biopython, Matplotlib and PyYAML dependencies; structural workflows additionally used Biotite. Random seeds, feature definitions, source hashes, fold assignments, convergence audits, prediction tables, exclusions, grouped permutations and receptor clustered bootstrap intervals were recorded. The release packages structure and entity auditing, generic position mapping, static geometry, contact networks, intracellular surface chemistry, approximate electrostatics, elastic network susceptibility, receptor grouped benchmarking, sequence cluster transfer, global identity baselines, interface controls, label provenance and manuscript reproduction assets. The receptor level paired table and exact sign flip script are supplied separately with this submission. Experimental receptor Gα physicochemical compatibility commands are retained as exploratory utilities but are not used for the manuscript conclusions.</w:delText>
        </w:r>
      </w:del>
    </w:p>
    <w:p>
      <w:pPr>
        <w:pStyle w:val="Normal"/>
        <w:spacing w:lineRule="exact" w:line="290" w:before="0" w:after="130"/>
        <w:jc w:val="both"/>
        <w:rPr>
          <w:ins w:id="1066" w:author="Hossein Batebi" w:date="2026-09-26T00:00:00Z"/>
        </w:rPr>
      </w:pPr>
      <w:ins w:id="1065" w:author="Hossein Batebi" w:date="2026-09-26T00:00:00Z">
        <w:r>
          <w:rPr>
            <w:rFonts w:ascii="Arial" w:hAnsi="Arial" w:eastAsia="Arial"/>
          </w:rPr>
          <w:t>Software and reproducibility. Core analyses were implemented with GPCR SelectivityMap v0.3.1 in Python 3.12. Revision-specific analyses are archived in GPCR SelectivityMap v0.4.0. Final Reviewer-2 follow-up sensitivities are supplied transparently in Source Data S15: identity-cluster activation benchmarking, a within-receptor multiclass test from frozen out-of-fold predictions, 50%/40% missingness and year-excluded metadata controls, 50% endpoint-geometry coefficient attribution, a deformation-cosine permutation null, construct/context annotation and the complete unsupported captured-family unit list.</w:t>
        </w:r>
      </w:ins>
    </w:p>
    <w:p>
      <w:pPr>
        <w:pStyle w:val="Heading1"/>
        <w:spacing w:before="260" w:after="120"/>
        <w:rPr/>
      </w:pPr>
      <w:r>
        <w:rPr>
          <w:rFonts w:eastAsia="Times New Roman"/>
          <w:b/>
          <w:i w:val="false"/>
        </w:rPr>
        <w:t>SUPPORTING INFORMATION RESULTS</w:t>
      </w:r>
    </w:p>
    <w:p>
      <w:pPr>
        <w:pStyle w:val="Normal"/>
        <w:spacing w:lineRule="exact" w:line="290" w:before="0" w:after="130"/>
        <w:jc w:val="both"/>
        <w:rPr/>
      </w:pPr>
      <w:del w:id="1067" w:author="Hossein Batebi" w:date="2026-09-26T00:00:00Z">
        <w:r>
          <w:delText xml:space="preserve">Matched </w:delText>
        </w:r>
      </w:del>
      <w:ins w:id="1068" w:author="Hossein Batebi" w:date="2026-09-26T00:00:00Z">
        <w:r>
          <w:t xml:space="preserve">Coordinate-level receptor-only comparison. These values describe the direct comparison between receptor-only and full-complex coordinate representations. Specimen provenance is reported separately in Table S22; because many receptor-only coordinate models derive from transducer-containing specimens, this coordinate-level result is not interpreted as a biologically partner-free versus </w:t>
        </w:r>
      </w:ins>
      <w:r>
        <w:t xml:space="preserve">bound </w:t>
      </w:r>
      <w:del w:id="1069" w:author="Hossein Batebi" w:date="2026-09-26T00:00:00Z">
        <w:r>
          <w:delText xml:space="preserve">and partner free structures. </w:delText>
        </w:r>
      </w:del>
      <w:ins w:id="1070" w:author="Hossein Batebi" w:date="2026-09-26T00:00:00Z">
        <w:r>
          <w:t xml:space="preserve">contrast (Table S25). </w:t>
        </w:r>
      </w:ins>
      <w:r>
        <w:t xml:space="preserve">Bound geometry reached macro ROC AUC 0.795 compared with 0.619 for </w:t>
      </w:r>
      <w:del w:id="1071" w:author="Hossein Batebi" w:date="2026-09-26T00:00:00Z">
        <w:r>
          <w:delText xml:space="preserve">partner free </w:delText>
        </w:r>
      </w:del>
      <w:ins w:id="1072" w:author="Hossein Batebi" w:date="2026-09-26T00:00:00Z">
        <w:r>
          <w:t xml:space="preserve">receptor-only reference </w:t>
        </w:r>
      </w:ins>
      <w:r>
        <w:t xml:space="preserve">geometry. The paired increase was 0.176, with a 95% confidence interval from 0.025 to 0.412. At the level of independent receptors, the bound endpoint had the larger classification margin in 11 of 12 </w:t>
      </w:r>
      <w:del w:id="1073" w:author="Hossein Batebi" w:date="2026-09-26T00:00:00Z">
        <w:r>
          <w:delText xml:space="preserve">receptors; </w:delText>
        </w:r>
      </w:del>
      <w:ins w:id="1074" w:author="Hossein Batebi" w:date="2026-09-26T00:00:00Z">
        <w:r>
          <w:t xml:space="preserve">coordinate-level pairs; </w:t>
        </w:r>
      </w:ins>
      <w:r>
        <w:t xml:space="preserve">the mean paired difference was 0.389 with a 95% confidence interval from 0.095 to 0.682, and the exact </w:t>
      </w:r>
      <w:del w:id="1075" w:author="Hossein Batebi" w:date="2026-09-26T00:00:00Z">
        <w:r>
          <w:delText xml:space="preserve">two sided sign flip </w:delText>
        </w:r>
      </w:del>
      <w:ins w:id="1076" w:author="Hossein Batebi" w:date="2026-09-26T00:00:00Z">
        <w:r>
          <w:t xml:space="preserve">two-sided sign-flip </w:t>
        </w:r>
      </w:ins>
      <w:r>
        <w:t xml:space="preserve">permutation gave P = 0.030. Removing each receptor in turn left a positive macro AUC difference in all 12 cases (delta 0.130 to 0.250), and all four outer folds favoured bound geometry. The 15 units comprised 5 Gs, 6 Gi/o and 4 Gq/11 examples. </w:t>
      </w:r>
      <w:del w:id="1077" w:author="Hossein Batebi" w:date="2026-09-26T00:00:00Z">
        <w:r>
          <w:delText xml:space="preserve">One versus rest </w:delText>
        </w:r>
      </w:del>
      <w:ins w:id="1078" w:author="Hossein Batebi" w:date="2026-09-26T00:00:00Z">
        <w:r>
          <w:t xml:space="preserve">One-versus-rest </w:t>
        </w:r>
      </w:ins>
      <w:r>
        <w:t xml:space="preserve">AUC was 0.920 versus 0.610 for Gs, 0.852 versus 0.667 for Gi/o and 0.614 versus 0.580 for Gq/11. The </w:t>
      </w:r>
      <w:del w:id="1079" w:author="Hossein Batebi" w:date="2026-09-26T00:00:00Z">
        <w:r>
          <w:delText xml:space="preserve">bound minus partner free deformation vector </w:delText>
        </w:r>
      </w:del>
      <w:ins w:id="1080" w:author="Hossein Batebi" w:date="2026-09-26T00:00:00Z">
        <w:r>
          <w:t xml:space="preserve">bound-minus-reference difference representation </w:t>
        </w:r>
      </w:ins>
      <w:r>
        <w:t xml:space="preserve">reached 0.568 and was not supported by grouped permutation testing. </w:t>
      </w:r>
      <w:del w:id="1081" w:author="Hossein Batebi" w:date="2026-09-26T00:00:00Z">
        <w:r>
          <w:delText xml:space="preserve">Complexed </w:delText>
        </w:r>
      </w:del>
      <w:ins w:id="1082" w:author="Hossein Batebi" w:date="2026-09-26T00:00:00Z">
        <w:r>
          <w:t xml:space="preserve">Archive-trained sensitivity analysis (moved here from the main text). To test whether the coordinate-level direction depended on fitting endpoint-specific models, both endpoints were rescored with a single classifier trained on the archive-wide bound dataset. When the 12 matched receptors were excluded from training, 10 of 12 receptors retained a positive bound-minus-receptor-only margin (mean +0.396; 95% CI +0.107 to +0.718). Under the stricter sensitivity analysis excluding all training receptors sharing at least 50% sequence identity with any matched receptor, the direction attenuated to 8 of 12 receptors (mean +0.132; 95% CI -0.023 to +0.323; exact sign-flip P = 0.216; Source Data S14). That stricter analysis also reduces the training set from 192 units and 157 receptors to 96 units and 77 receptors, so the attenuation reflects the combined effect of homology removal and reduced training data and cannot be attributed to homology alone. A descriptive metadata audit of the same 12 receptors found experimental method matched at </w:t>
        </w:r>
      </w:ins>
      <w:r>
        <w:t xml:space="preserve">receptor </w:t>
      </w:r>
      <w:del w:id="1083" w:author="Hossein Batebi" w:date="2026-09-26T00:00:00Z">
        <w:r>
          <w:delText xml:space="preserve">coordinates therefore contain additional class information, </w:delText>
        </w:r>
      </w:del>
      <w:ins w:id="1084" w:author="Hossein Batebi" w:date="2026-09-26T00:00:00Z">
        <w:r>
          <w:t xml:space="preserve">level for 11 of 12 and little association between the margin gain and signed or absolute resolution differences, </w:t>
        </w:r>
      </w:ins>
      <w:r>
        <w:t xml:space="preserve">but the </w:t>
      </w:r>
      <w:del w:id="1085" w:author="Hossein Batebi" w:date="2026-09-26T00:00:00Z">
        <w:r>
          <w:delText xml:space="preserve">contribution </w:delText>
        </w:r>
      </w:del>
      <w:ins w:id="1086" w:author="Hossein Batebi" w:date="2026-09-26T00:00:00Z">
        <w:r>
          <w:t xml:space="preserve">receptor-level margin gain did track the activation-state difference between the paired endpoints (Pearson r = +0.71 across 12 receptors), which </w:t>
        </w:r>
      </w:ins>
      <w:r>
        <w:t xml:space="preserve">is </w:t>
      </w:r>
      <w:del w:id="1087" w:author="Hossein Batebi" w:date="2026-09-26T00:00:00Z">
        <w:r>
          <w:delText xml:space="preserve">distributed rather than reducible to one universal deformation direction.</w:delText>
        </w:r>
      </w:del>
      <w:ins w:id="1088" w:author="Hossein Batebi" w:date="2026-09-26T00:00:00Z">
        <w:r>
          <w:t xml:space="preserve">expected given that activation state is itself strongly readable from receptor geometry. The coordinate-level endpoint comparison is therefore reported descriptively only and supports no claim in the main text.</w:t>
        </w:r>
      </w:ins>
    </w:p>
    <w:p>
      <w:pPr>
        <w:pStyle w:val="Normal"/>
        <w:spacing w:lineRule="exact" w:line="290" w:before="0" w:after="130"/>
        <w:jc w:val="both"/>
        <w:rPr/>
      </w:pPr>
      <w:r>
        <w:rPr>
          <w:rFonts w:eastAsia="Times New Roman" w:cs="Arial"/>
          <w:b/>
          <w:bCs/>
          <w:sz w:val="19"/>
          <w:szCs w:val="19"/>
        </w:rPr>
        <w:t xml:space="preserve">Activation benchmark. Across 1,336 active or inactive structures from 199 receptors, the four-feature receptor geometry reached ROC AUC 0.996, canonical geometry plus ICL2 reached 0.987, and TM6 opening alone reached 0.986. Metadata reached 0.871, </w:t>
      </w:r>
      <w:del w:id="1089" w:author="Hossein Batebi" w:date="2026-09-26T00:00:00Z">
        <w:r>
          <w:rPr>
            <w:rFonts w:eastAsia="Times New Roman" w:cs="Arial"/>
            <w:b/>
            <w:bCs/>
            <w:sz w:val="19"/>
            <w:szCs w:val="19"/>
          </w:rPr>
          <w:delText xml:space="preserve">whereas </w:delText>
        </w:r>
      </w:del>
      <w:r>
        <w:rPr>
          <w:rFonts w:eastAsia="Times New Roman" w:cs="Arial"/>
          <w:b/>
          <w:bCs/>
          <w:sz w:val="19"/>
          <w:szCs w:val="19"/>
        </w:rPr>
        <w:t xml:space="preserve">availability </w:t>
      </w:r>
      <w:ins w:id="1090" w:author="Hossein Batebi" w:date="2026-09-26T00:00:00Z">
        <w:r>
          <w:rPr>
            <w:rFonts w:eastAsia="Times New Roman" w:cs="Arial"/>
            <w:b/>
            <w:bCs/>
            <w:sz w:val="19"/>
            <w:szCs w:val="19"/>
          </w:rPr>
          <w:t xml:space="preserve">reached 0.543, </w:t>
        </w:r>
      </w:ins>
      <w:r>
        <w:rPr>
          <w:rFonts w:eastAsia="Times New Roman" w:cs="Arial"/>
          <w:b/>
          <w:bCs/>
          <w:sz w:val="19"/>
          <w:szCs w:val="19"/>
        </w:rPr>
        <w:t xml:space="preserve">and ICL2 alone </w:t>
      </w:r>
      <w:del w:id="1091" w:author="Hossein Batebi" w:date="2026-09-26T00:00:00Z">
        <w:r>
          <w:rPr>
            <w:rFonts w:eastAsia="Times New Roman" w:cs="Arial"/>
            <w:b/>
            <w:bCs/>
            <w:sz w:val="19"/>
            <w:szCs w:val="19"/>
          </w:rPr>
          <w:delText xml:space="preserve">were weak. The </w:delText>
        </w:r>
      </w:del>
      <w:ins w:id="1092" w:author="Hossein Batebi" w:date="2026-09-26T00:00:00Z">
        <w:r>
          <w:rPr>
            <w:rFonts w:eastAsia="Times New Roman" w:cs="Arial"/>
            <w:b/>
            <w:bCs/>
            <w:sz w:val="19"/>
            <w:szCs w:val="19"/>
          </w:rPr>
          <w:t xml:space="preserve">reached 0.555 (95% CI 0.496 to 0.629). Thus ICL2 is retained as one activation-relevant feature family rather than as a standalone </w:t>
        </w:r>
      </w:ins>
      <w:r>
        <w:rPr>
          <w:rFonts w:eastAsia="Times New Roman" w:cs="Arial"/>
          <w:b/>
          <w:bCs/>
          <w:sz w:val="19"/>
          <w:szCs w:val="19"/>
        </w:rPr>
        <w:t xml:space="preserve">activation </w:t>
      </w:r>
      <w:ins w:id="1093" w:author="Hossein Batebi" w:date="2026-09-26T00:00:00Z">
        <w:r>
          <w:rPr>
            <w:rFonts w:eastAsia="Times New Roman" w:cs="Arial"/>
            <w:b/>
            <w:bCs/>
            <w:sz w:val="19"/>
            <w:szCs w:val="19"/>
          </w:rPr>
          <w:t xml:space="preserve">classifier. Because the target labels are the harmonised GPCRdb active/inactive structural-state annotations, this </w:t>
        </w:r>
      </w:ins>
      <w:r>
        <w:rPr>
          <w:rFonts w:eastAsia="Times New Roman" w:cs="Arial"/>
          <w:b/>
          <w:bCs/>
          <w:sz w:val="19"/>
          <w:szCs w:val="19"/>
        </w:rPr>
        <w:t xml:space="preserve">result </w:t>
      </w:r>
      <w:del w:id="1094" w:author="Hossein Batebi" w:date="2026-09-26T00:00:00Z">
        <w:r>
          <w:rPr>
            <w:rFonts w:eastAsia="Times New Roman" w:cs="Arial"/>
            <w:b/>
            <w:bCs/>
            <w:sz w:val="19"/>
            <w:szCs w:val="19"/>
          </w:rPr>
          <w:delText xml:space="preserve">establishes </w:delText>
        </w:r>
      </w:del>
      <w:ins w:id="1095" w:author="Hossein Batebi" w:date="2026-09-26T00:00:00Z">
        <w:r>
          <w:rPr>
            <w:rFonts w:eastAsia="Times New Roman" w:cs="Arial"/>
            <w:b/>
            <w:bCs/>
            <w:sz w:val="19"/>
            <w:szCs w:val="19"/>
          </w:rPr>
          <w:t xml:space="preserve">is a positive structural-state benchmark: it shows </w:t>
        </w:r>
      </w:ins>
      <w:r>
        <w:rPr>
          <w:rFonts w:eastAsia="Times New Roman" w:cs="Arial"/>
          <w:b/>
          <w:bCs/>
          <w:sz w:val="19"/>
          <w:szCs w:val="19"/>
        </w:rPr>
        <w:t xml:space="preserve">that endpoint coordinates recover </w:t>
      </w:r>
      <w:del w:id="1096" w:author="Hossein Batebi" w:date="2026-09-26T00:00:00Z">
        <w:r>
          <w:rPr>
            <w:rFonts w:eastAsia="Times New Roman" w:cs="Arial"/>
            <w:b/>
            <w:bCs/>
            <w:sz w:val="19"/>
            <w:szCs w:val="19"/>
          </w:rPr>
          <w:delText xml:space="preserve">a conserved receptor </w:delText>
        </w:r>
      </w:del>
      <w:ins w:id="1097" w:author="Hossein Batebi" w:date="2026-09-26T00:00:00Z">
        <w:r>
          <w:rPr>
            <w:rFonts w:eastAsia="Times New Roman" w:cs="Arial"/>
            <w:b/>
            <w:bCs/>
            <w:sz w:val="19"/>
            <w:szCs w:val="19"/>
          </w:rPr>
          <w:t xml:space="preserve">the annotated </w:t>
        </w:r>
      </w:ins>
      <w:r>
        <w:rPr>
          <w:rFonts w:eastAsia="Times New Roman" w:cs="Arial"/>
          <w:b/>
          <w:bCs/>
          <w:sz w:val="19"/>
          <w:szCs w:val="19"/>
        </w:rPr>
        <w:t xml:space="preserve">state nearly completely when </w:t>
      </w:r>
      <w:del w:id="1098" w:author="Hossein Batebi" w:date="2026-09-26T00:00:00Z">
        <w:r>
          <w:rPr>
            <w:rFonts w:eastAsia="Times New Roman" w:cs="Arial"/>
            <w:b/>
            <w:bCs/>
            <w:sz w:val="19"/>
            <w:szCs w:val="19"/>
          </w:rPr>
          <w:delText xml:space="preserve">the biological variable </w:delText>
        </w:r>
      </w:del>
      <w:ins w:id="1099" w:author="Hossein Batebi" w:date="2026-09-26T00:00:00Z">
        <w:r>
          <w:rPr>
            <w:rFonts w:eastAsia="Times New Roman" w:cs="Arial"/>
            <w:b/>
            <w:bCs/>
            <w:sz w:val="19"/>
            <w:szCs w:val="19"/>
          </w:rPr>
          <w:t xml:space="preserve">that state </w:t>
        </w:r>
      </w:ins>
      <w:r>
        <w:rPr>
          <w:rFonts w:eastAsia="Times New Roman" w:cs="Arial"/>
          <w:b/>
          <w:bCs/>
          <w:sz w:val="19"/>
          <w:szCs w:val="19"/>
        </w:rPr>
        <w:t xml:space="preserve">has a strong geometric </w:t>
      </w:r>
      <w:del w:id="1100" w:author="Hossein Batebi" w:date="2026-09-26T00:00:00Z">
        <w:r>
          <w:rPr>
            <w:rFonts w:eastAsia="Times New Roman" w:cs="Arial"/>
            <w:b/>
            <w:bCs/>
            <w:sz w:val="19"/>
            <w:szCs w:val="19"/>
          </w:rPr>
          <w:delText xml:space="preserve">projection.</w:delText>
        </w:r>
      </w:del>
      <w:ins w:id="1101" w:author="Hossein Batebi" w:date="2026-09-26T00:00:00Z">
        <w:r>
          <w:rPr>
            <w:rFonts w:eastAsia="Times New Roman" w:cs="Arial"/>
            <w:b/>
            <w:bCs/>
            <w:sz w:val="19"/>
            <w:szCs w:val="19"/>
          </w:rPr>
          <w:t xml:space="preserve">projection, but it is not independent biological validation of activation.</w:t>
        </w:r>
      </w:ins>
    </w:p>
    <w:p>
      <w:pPr>
        <w:pStyle w:val="Normal"/>
        <w:spacing w:lineRule="exact" w:line="290" w:before="0" w:after="130"/>
        <w:jc w:val="both"/>
        <w:rPr/>
      </w:pPr>
      <w:r>
        <w:rPr>
          <w:rFonts w:eastAsia="Times New Roman" w:cs="Arial"/>
          <w:b/>
          <w:bCs/>
          <w:sz w:val="19"/>
          <w:szCs w:val="19"/>
        </w:rPr>
        <w:t xml:space="preserve">Bound-class association and matched representations. </w:t>
      </w:r>
      <w:r>
        <w:rPr>
          <w:rFonts w:eastAsia="Times New Roman" w:cs="Arial"/>
          <w:sz w:val="19"/>
          <w:szCs w:val="19"/>
        </w:rPr>
        <w:t>The primary elastic-net comparison used 207 receptor–transducer units from 169 receptors and identical receptor-grouped folds. Sequence reached macro ROC AUC 0.797, adjusted endpoint structure reached 0.721, and missingness reached 0.630. Sequence exceeded adjusted structure by 0.075, while adjusted structure exceeded missingness by 0.091. In the nested L2 sensitivity analysis, sequence and geometry were statistically indistinguishable, showing that their relative ranking depends on model specification.</w:t>
      </w:r>
    </w:p>
    <w:p>
      <w:pPr>
        <w:pStyle w:val="Normal"/>
        <w:spacing w:lineRule="exact" w:line="290" w:before="0" w:after="130"/>
        <w:jc w:val="both"/>
        <w:rPr/>
      </w:pPr>
      <w:r>
        <w:t xml:space="preserve">Phylogeny and interface controls. Global sequence-identity nearest neighbours reached macro ROC AUC 0.802 under receptor-grouped validation, compared with 0.790 for full sequence and 0.776 for endpoint geometry. Coarse taxonomy and fine family labels were weak. At 50% </w:t>
      </w:r>
      <w:ins w:id="1102" w:author="Hossein Batebi" w:date="2026-09-26T00:00:00Z">
        <w:r>
          <w:t xml:space="preserve">identity, endpoint geometry exceeded full sequence (0.731 versus 0.638) </w:t>
        </w:r>
      </w:ins>
      <w:r>
        <w:t xml:space="preserve">and </w:t>
      </w:r>
      <w:del w:id="1103" w:author="Hossein Batebi" w:date="2026-09-26T00:00:00Z">
        <w:r>
          <w:delText xml:space="preserve">40% identity, </w:delText>
        </w:r>
      </w:del>
      <w:ins w:id="1104" w:author="Hossein Batebi" w:date="2026-09-26T00:00:00Z">
        <w:r>
          <w:t xml:space="preserve">the paired full-sequence-minus-geometry confidence interval excluded zero. At 40%, the </w:t>
        </w:r>
      </w:ins>
      <w:r>
        <w:t xml:space="preserve">geometry </w:t>
      </w:r>
      <w:del w:id="1105" w:author="Hossein Batebi" w:date="2026-09-26T00:00:00Z">
        <w:r>
          <w:delText xml:space="preserve">retained more information than full sequence. </w:delText>
        </w:r>
      </w:del>
      <w:ins w:id="1106" w:author="Hossein Batebi" w:date="2026-09-26T00:00:00Z">
        <w:r>
          <w:t xml:space="preserve">point estimate remained higher (0.683 versus 0.612), but the paired interval included zero. </w:t>
        </w:r>
      </w:ins>
      <w:r>
        <w:t xml:space="preserve">At 30% identity, full sequence, interface sequence, noninterface sequence, global identity, and geometry all approached chance. Only two valid folds were available at the strictest threshold.</w:t>
      </w:r>
    </w:p>
    <w:p>
      <w:pPr>
        <w:pStyle w:val="Normal"/>
        <w:spacing w:lineRule="exact" w:line="290" w:before="0" w:after="130"/>
        <w:jc w:val="both"/>
        <w:rPr/>
      </w:pPr>
      <w:r>
        <w:rPr>
          <w:rFonts w:eastAsia="Times New Roman" w:cs="Arial"/>
          <w:b/>
          <w:bCs/>
          <w:sz w:val="19"/>
          <w:szCs w:val="19"/>
        </w:rPr>
        <w:t xml:space="preserve">Interface localization and scrambling. </w:t>
      </w:r>
      <w:r>
        <w:rPr>
          <w:rFonts w:eastAsia="Times New Roman" w:cs="Arial"/>
          <w:sz w:val="19"/>
          <w:szCs w:val="19"/>
        </w:rPr>
        <w:t>The fixed interface model was predictive under receptor-grouped validation, and positional scrambling disrupted the signal. Under 30% identity transfer, however, interface sequence did not outperform matched noninterface positions or global sequence identity. Coefficient localization at ICL2, TM5, TM6, TM7, and helix 8 is therefore descriptive of a family-associated barcode rather than evidence for a universal cross-family code.</w:t>
      </w:r>
    </w:p>
    <w:p>
      <w:pPr>
        <w:pStyle w:val="Normal"/>
        <w:spacing w:lineRule="exact" w:line="290" w:before="0" w:after="130"/>
        <w:jc w:val="both"/>
        <w:rPr/>
      </w:pPr>
      <w:r>
        <w:t xml:space="preserve">Temporal transfer and learning curve. Fixed-feature temporal holdouts showed above-chance transfer but no consistent winner between sequence and geometry. </w:t>
      </w:r>
      <w:ins w:id="1107" w:author="Hossein Batebi" w:date="2026-09-26T00:00:00Z">
        <w:r>
          <w:t xml:space="preserve">The year-excluded metadata-only model was weak in both held-out cohorts, while missingness alone retained appreciable class signal and approached geometry and sequence in the 2024 cohort. These controls show that archive composition and feature availability can encode captured-class information and are therefore potential confounds, although metadata alone did not reproduce receptor-model performance. </w:t>
        </w:r>
      </w:ins>
      <w:r>
        <w:t xml:space="preserve">The stable repeated L2 learning curve showed that both representations improved as receptor coverage increased and both had diminishing gains near the upper end. The data do not support a structure-specific ceiling.</w:t>
      </w:r>
    </w:p>
    <w:p>
      <w:pPr>
        <w:pStyle w:val="Normal"/>
        <w:spacing w:lineRule="exact" w:line="290" w:before="0" w:after="130"/>
        <w:jc w:val="both"/>
        <w:rPr/>
      </w:pPr>
      <w:r>
        <w:t xml:space="preserve">Static receptor feature extension. Sequence reached macro ROC AUC 0.805, existing geometry 0.778, all new static features 0.729, surface and electrostatics 0.713, contact networks 0.662, mechanical susceptibility 0.643, and missingness 0.609. </w:t>
      </w:r>
      <w:del w:id="1108" w:author="Hossein Batebi" w:date="2026-09-26T00:00:00Z">
        <w:r>
          <w:delText xml:space="preserve">Surface </w:delText>
        </w:r>
      </w:del>
      <w:ins w:id="1109" w:author="Hossein Batebi" w:date="2026-09-26T00:00:00Z">
        <w:r>
          <w:t xml:space="preserve">In paired comparisons with missingness, surface/electrostatics (ΔAUC +0.104; 95% CI +0.031 to +0.174) </w:t>
        </w:r>
      </w:ins>
      <w:r>
        <w:t xml:space="preserve">and </w:t>
      </w:r>
      <w:del w:id="1110" w:author="Hossein Batebi" w:date="2026-09-26T00:00:00Z">
        <w:r>
          <w:delText xml:space="preserve">electrostatic </w:delText>
        </w:r>
      </w:del>
      <w:ins w:id="1111" w:author="Hossein Batebi" w:date="2026-09-26T00:00:00Z">
        <w:r>
          <w:t xml:space="preserve">all new static </w:t>
        </w:r>
      </w:ins>
      <w:r>
        <w:t xml:space="preserve">features </w:t>
      </w:r>
      <w:ins w:id="1112" w:author="Hossein Batebi" w:date="2026-09-26T00:00:00Z">
        <w:r>
          <w:t xml:space="preserve">(+0.120; +0.050 to +0.189) had intervals excluding zero, whereas contact networks (+0.053; -0.018 to +0.130) </w:t>
        </w:r>
      </w:ins>
      <w:r>
        <w:t xml:space="preserve">and </w:t>
      </w:r>
      <w:del w:id="1113" w:author="Hossein Batebi" w:date="2026-09-26T00:00:00Z">
        <w:r>
          <w:delText xml:space="preserve">the combined </w:delText>
        </w:r>
      </w:del>
      <w:ins w:id="1114" w:author="Hossein Batebi" w:date="2026-09-26T00:00:00Z">
        <w:r>
          <w:t xml:space="preserve">mechanical susceptibility (+0.034; -0.039 to +0.101) did not. The </w:t>
        </w:r>
      </w:ins>
      <w:r>
        <w:t xml:space="preserve">new </w:t>
      </w:r>
      <w:del w:id="1115" w:author="Hossein Batebi" w:date="2026-09-26T00:00:00Z">
        <w:r>
          <w:delText xml:space="preserve">representation exceeded missingness. They </w:delText>
        </w:r>
      </w:del>
      <w:ins w:id="1116" w:author="Hossein Batebi" w:date="2026-09-26T00:00:00Z">
        <w:r>
          <w:t xml:space="preserve">static features </w:t>
        </w:r>
      </w:ins>
      <w:r>
        <w:t xml:space="preserve">did not outperform existing geometry or sequence, and they did not add incremental value when combined with those stronger representations.</w:t>
      </w:r>
    </w:p>
    <w:p>
      <w:pPr>
        <w:pStyle w:val="Normal"/>
        <w:spacing w:lineRule="exact" w:line="290" w:before="0" w:after="130"/>
        <w:jc w:val="both"/>
        <w:rPr/>
      </w:pPr>
      <w:del w:id="1117" w:author="Hossein Batebi" w:date="2026-09-26T00:00:00Z">
        <w:r>
          <w:delText xml:space="preserve">Partner free </w:delText>
        </w:r>
      </w:del>
      <w:ins w:id="1118" w:author="Hossein Batebi" w:date="2026-09-26T00:00:00Z">
        <w:r>
          <w:t xml:space="preserve">Coordinate-level receptor-only </w:t>
        </w:r>
      </w:ins>
      <w:r>
        <w:t xml:space="preserve">functional transfer. </w:t>
      </w:r>
      <w:ins w:id="1119" w:author="Hossein Batebi" w:date="2026-09-26T00:00:00Z">
        <w:r>
          <w:t xml:space="preserve">This exploratory analysis used the coordinate-level receptor-only sets before the provenance audit and is not used for any conclusion. </w:t>
        </w:r>
      </w:ins>
      <w:r>
        <w:t xml:space="preserve">The external functional set contained 11 ligand-permissive and 9 polymer-only receptors with imbalanced multilabel targets. Sequence was directionally strongest, but all intervals were broad. These analyses are exploratory tests of transfer and do not establish calibrated </w:t>
      </w:r>
      <w:del w:id="1120" w:author="Hossein Batebi" w:date="2026-09-26T00:00:00Z">
        <w:r>
          <w:delText xml:space="preserve">partner free </w:delText>
        </w:r>
      </w:del>
      <w:ins w:id="1121" w:author="Hossein Batebi" w:date="2026-09-26T00:00:00Z">
        <w:r>
          <w:t xml:space="preserve">partner-free </w:t>
        </w:r>
      </w:ins>
      <w:r>
        <w:t xml:space="preserve">coupling prediction.</w:t>
      </w:r>
    </w:p>
    <w:p>
      <w:pPr>
        <w:pStyle w:val="Heading1"/>
        <w:spacing w:before="260" w:after="120"/>
        <w:rPr/>
      </w:pPr>
      <w:r>
        <w:rPr>
          <w:rFonts w:eastAsia="Times New Roman"/>
          <w:b/>
          <w:i w:val="false"/>
        </w:rPr>
        <w:t>SUPPORTING INFORMATION FIGURES</w:t>
      </w:r>
    </w:p>
    <w:p>
      <w:pPr>
        <w:pStyle w:val="Normal"/>
        <w:spacing w:lineRule="exact" w:line="290" w:before="0" w:after="130"/>
        <w:jc w:val="both"/>
        <w:rPr>
          <w:del w:id="3234" w:author="Hossein Batebi" w:date="2026-09-26T00:00:00Z"/>
        </w:rPr>
      </w:pPr>
      <w:del w:id="3233" w:author="Hossein Batebi" w:date="2026-09-26T00:00:00Z">
        <w:r>
          <w:rPr>
            <w:rFonts w:eastAsia="Times New Roman"/>
            <w:b w:val="false"/>
            <w:i w:val="false"/>
          </w:rPr>
          <w:delText xml:space="preserve">Representation comparisons, incremental value over each baseline, and partner free functional transfer are shown in main manuscript Figure 4. Per class one versus rest performance, activation matching of the partner free references, and the leave one receptor out recalculation are shown in main manuscript Figure 1C to E; the receptor level paired endpoints and per receptor differences are shown in Figure 1F and G.</w:delText>
        </w:r>
      </w:del>
    </w:p>
    <w:p>
      <w:pPr>
        <w:pStyle w:val="Normal"/>
        <w:spacing w:lineRule="exact" w:line="290" w:before="0" w:after="130"/>
        <w:jc w:val="both"/>
        <w:rPr>
          <w:ins w:id="1123" w:author="Hossein Batebi" w:date="2026-09-26T00:00:00Z"/>
        </w:rPr>
      </w:pPr>
      <w:ins w:id="1122" w:author="Hossein Batebi" w:date="2026-09-26T00:00:00Z">
        <w:r>
          <w:rPr>
            <w:rFonts w:eastAsia="Times New Roman"/>
            <w:i w:val="false"/>
          </w:rPr>
          <w:t>Representation comparisons and incremental value over each baseline are shown in main manuscript Figure 4. The provenance audit of receptor-only candidate references is shown in main manuscript Figure 5.</w:t>
        </w:r>
      </w:ins>
    </w:p>
    <w:p>
      <w:pPr>
        <w:pStyle w:val="Normal"/>
        <w:spacing w:before="220" w:after="90"/>
        <w:jc w:val="center"/>
        <w:rPr/>
      </w:pPr>
      <w:r>
        <w:rPr/>
        <w:drawing>
          <wp:inline distT="0" distB="0" distL="0" distR="0">
            <wp:extent cx="5715000" cy="3543300"/>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5715000" cy="3543300"/>
                    </a:xfrm>
                    <a:prstGeom prst="rect">
                      <a:avLst/>
                    </a:prstGeom>
                  </pic:spPr>
                </pic:pic>
              </a:graphicData>
            </a:graphic>
          </wp:inline>
        </w:drawing>
      </w:r>
    </w:p>
    <w:p>
      <w:pPr>
        <w:pStyle w:val="BJPCaption"/>
        <w:spacing w:lineRule="exact" w:line="250" w:before="140" w:after="100"/>
        <w:jc w:val="both"/>
        <w:rPr/>
      </w:pPr>
      <w:r>
        <w:rPr>
          <w:rFonts w:eastAsia="Times New Roman"/>
          <w:b w:val="false"/>
          <w:i w:val="false"/>
        </w:rPr>
        <w:t>Figure S1 | Shared activation geometry coexists with broad class-dependent variation in the mature intracellular endpoint. (A) Gs, Gi/o, and Gq/11 complexes occupy overlapping distributions of a shared activation score. (B) Selected intracellular distances, displacements, loop geometry, and cavity descriptors show modest class-dependent shifts relative to broad within-class variation. (C–F) Core cavity volume, mouth area, bottleneck radius, and asymmetry distributions overlap across bound classes.</w:t>
      </w:r>
    </w:p>
    <w:p>
      <w:pPr>
        <w:pStyle w:val="Normal"/>
        <w:spacing w:before="220" w:after="90"/>
        <w:jc w:val="center"/>
        <w:rPr/>
      </w:pPr>
      <w:r>
        <w:rPr/>
        <w:drawing>
          <wp:inline distT="0" distB="0" distL="0" distR="0">
            <wp:extent cx="5715000" cy="2581275"/>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5715000" cy="2581275"/>
                    </a:xfrm>
                    <a:prstGeom prst="rect">
                      <a:avLst/>
                    </a:prstGeom>
                  </pic:spPr>
                </pic:pic>
              </a:graphicData>
            </a:graphic>
          </wp:inline>
        </w:drawing>
      </w:r>
    </w:p>
    <w:p>
      <w:pPr>
        <w:pStyle w:val="BJPCaption"/>
        <w:spacing w:lineRule="exact" w:line="250" w:before="140" w:after="100"/>
        <w:jc w:val="both"/>
        <w:rPr>
          <w:del w:id="3236" w:author="Hossein Batebi" w:date="2026-09-26T00:00:00Z"/>
        </w:rPr>
      </w:pPr>
      <w:del w:id="3235" w:author="Hossein Batebi" w:date="2026-09-26T00:00:00Z">
        <w:r>
          <w:rPr>
            <w:rFonts w:eastAsia="Times New Roman"/>
            <w:b w:val="false"/>
            <w:i w:val="false"/>
          </w:rPr>
          <w:delText xml:space="preserve">Figure S2 | Same-receptor tests and dataset robustness controls. (A) None of 408 feature-by-class-pair comparisons among receptors resolved with more than one transducer family survived false-discovery correction; the minimum q value was 0.549. (B) Bound-class performance of shared activation, geometry, cavity, and full adjusted representations remains directionally stable across human-only, fusion-filtered, representative, resolution-filtered, and strongly active subsets.</w:delText>
        </w:r>
      </w:del>
    </w:p>
    <w:p>
      <w:pPr>
        <w:pStyle w:val="BJPCaption"/>
        <w:spacing w:lineRule="exact" w:line="250" w:before="140" w:after="100"/>
        <w:jc w:val="both"/>
        <w:rPr>
          <w:ins w:id="1125" w:author="Hossein Batebi" w:date="2026-09-26T00:00:00Z"/>
        </w:rPr>
      </w:pPr>
      <w:ins w:id="1124" w:author="Hossein Batebi" w:date="2026-09-26T00:00:00Z">
        <w:r>
          <w:t>Figure S2 | Same-receptor tests and dataset robustness controls. (A) The 408 rows correspond to 136 structural features evaluated across three within-receptor captured-class pairs among receptors resolved with more than one transducer family. The eligible paired sets comprise 10 receptors for Gs versus Gi/o, 10 for Gs versus Gq/11 and 22 for Gi/o versus Gq/11; feature-specific n can be smaller because of missing measurements. Paired Wilcoxon signed-rank tests were used where estimable, with Benjamini-Hochberg correction across all finite P values. None survived false-discovery correction (minimum q = 0.549). Given the modest paired sample sizes and feature-specific missingness, this absence of FDR significance is not interpreted as evidence that no feature-level differences exist. Full per-comparison values and receptor inventories are supplied in Source Data S14. (B) Bound-class performance of shared activation, geometry, cavity and full adjusted representations across human-only, fusion-filtered, representative, resolution-filtered and strongly active subsets.</w:t>
        </w:r>
      </w:ins>
    </w:p>
    <w:p>
      <w:pPr>
        <w:pStyle w:val="Normal"/>
        <w:spacing w:before="220" w:after="90"/>
        <w:jc w:val="center"/>
        <w:rPr/>
      </w:pPr>
      <w:r>
        <w:rPr/>
        <w:drawing>
          <wp:inline distT="0" distB="0" distL="0" distR="0">
            <wp:extent cx="5715000" cy="3981450"/>
            <wp:effectExtent l="0" t="0" r="0" b="0"/>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5715000" cy="3981450"/>
                    </a:xfrm>
                    <a:prstGeom prst="rect">
                      <a:avLst/>
                    </a:prstGeom>
                  </pic:spPr>
                </pic:pic>
              </a:graphicData>
            </a:graphic>
          </wp:inline>
        </w:drawing>
      </w:r>
    </w:p>
    <w:p>
      <w:pPr>
        <w:pStyle w:val="BJPCaption"/>
        <w:spacing w:lineRule="exact" w:line="250" w:before="140" w:after="100"/>
        <w:jc w:val="both"/>
        <w:rPr/>
      </w:pPr>
      <w:r>
        <w:rPr>
          <w:rFonts w:eastAsia="Times New Roman"/>
          <w:b w:val="false"/>
          <w:i w:val="false"/>
        </w:rPr>
        <w:t>Figure S3 | Repeated nested L2 learning curve. Sequence and adjusted endpoint structure both improve with receptor coverage and show diminishing gains near the upper end of the observed range. Shaded regions show the empirical 95% intervals across repeated receptor samples; the analysis does not estimate an asymptotic ceiling.</w:t>
      </w:r>
    </w:p>
    <w:p>
      <w:pPr>
        <w:pStyle w:val="Normal"/>
        <w:spacing w:before="220" w:after="90"/>
        <w:jc w:val="center"/>
        <w:rPr/>
      </w:pPr>
      <w:r>
        <w:rPr/>
        <w:drawing>
          <wp:inline distT="0" distB="0" distL="0" distR="0">
            <wp:extent cx="5715000" cy="3733800"/>
            <wp:effectExtent l="0" t="0" r="0" b="0"/>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5"/>
                    <a:stretch>
                      <a:fillRect/>
                    </a:stretch>
                  </pic:blipFill>
                  <pic:spPr bwMode="auto">
                    <a:xfrm>
                      <a:off x="0" y="0"/>
                      <a:ext cx="5715000" cy="3733800"/>
                    </a:xfrm>
                    <a:prstGeom prst="rect">
                      <a:avLst/>
                    </a:prstGeom>
                  </pic:spPr>
                </pic:pic>
              </a:graphicData>
            </a:graphic>
          </wp:inline>
        </w:drawing>
      </w:r>
    </w:p>
    <w:p>
      <w:pPr>
        <w:pStyle w:val="BJPCaption"/>
        <w:spacing w:lineRule="exact" w:line="250" w:before="140" w:after="100"/>
        <w:jc w:val="both"/>
        <w:rPr/>
      </w:pPr>
      <w:r>
        <w:t xml:space="preserve">Figure S4 | Sequence, interface, phylogeny, and endpoint geometry under increasingly strict evolutionary transfer. Full sequence, interface sequence, noninterface sequence, endpoint geometry, global identity nearest neighbours, and coarse taxonomy are compared under receptor-grouped and sequence-cluster validation. </w:t>
      </w:r>
      <w:del w:id="1126" w:author="Hossein Batebi" w:date="2026-09-26T00:00:00Z">
        <w:r>
          <w:delText xml:space="preserve">Geometry retains more information </w:delText>
        </w:r>
      </w:del>
      <w:ins w:id="1127" w:author="Hossein Batebi" w:date="2026-09-26T00:00:00Z">
        <w:r>
          <w:t xml:space="preserve">Under ordinary receptor-grouped validation, the identity nearest-neighbour baseline is as strong as the learned representations, illustrating substantial evolutionary locality. At 50% identity, endpoint geometry exceeds full sequence with a paired interval excluding zero; </w:t>
        </w:r>
      </w:ins>
      <w:r>
        <w:t xml:space="preserve">at </w:t>
      </w:r>
      <w:del w:id="1128" w:author="Hossein Batebi" w:date="2026-09-26T00:00:00Z">
        <w:r>
          <w:delText xml:space="preserve">intermediate divergence, while </w:delText>
        </w:r>
      </w:del>
      <w:ins w:id="1129" w:author="Hossein Batebi" w:date="2026-09-26T00:00:00Z">
        <w:r>
          <w:t xml:space="preserve">40% the point estimate remains higher but the paired interval includes zero. At 30% identity, </w:t>
        </w:r>
      </w:ins>
      <w:r>
        <w:t xml:space="preserve">all representations </w:t>
      </w:r>
      <w:del w:id="1130" w:author="Hossein Batebi" w:date="2026-09-26T00:00:00Z">
        <w:r>
          <w:delText xml:space="preserve">become uncertain at 30% identity; </w:delText>
        </w:r>
      </w:del>
      <w:ins w:id="1131" w:author="Hossein Batebi" w:date="2026-09-26T00:00:00Z">
        <w:r>
          <w:t xml:space="preserve">are near chance and </w:t>
        </w:r>
      </w:ins>
      <w:r>
        <w:t xml:space="preserve">only two </w:t>
      </w:r>
      <w:del w:id="1132" w:author="Hossein Batebi" w:date="2026-09-26T00:00:00Z">
        <w:r>
          <w:delText xml:space="preserve">valid </w:delText>
        </w:r>
      </w:del>
      <w:ins w:id="1133" w:author="Hossein Batebi" w:date="2026-09-26T00:00:00Z">
        <w:r>
          <w:t xml:space="preserve">unequal </w:t>
        </w:r>
      </w:ins>
      <w:r>
        <w:t xml:space="preserve">folds </w:t>
      </w:r>
      <w:del w:id="1134" w:author="Hossein Batebi" w:date="2026-09-26T00:00:00Z">
        <w:r>
          <w:delText xml:space="preserve">were available at that threshold.</w:delText>
        </w:r>
      </w:del>
      <w:ins w:id="1135" w:author="Hossein Batebi" w:date="2026-09-26T00:00:00Z">
        <w:r>
          <w:t xml:space="preserve">satisfy class coverage, so this threshold is treated as an uncertainty limit rather than evidence for superiority of any representation.</w:t>
        </w:r>
      </w:ins>
    </w:p>
    <w:p>
      <w:pPr>
        <w:pStyle w:val="Normal"/>
        <w:spacing w:before="220" w:after="90"/>
        <w:jc w:val="center"/>
        <w:rPr/>
      </w:pPr>
      <w:r>
        <w:rPr/>
        <w:drawing>
          <wp:inline distT="0" distB="0" distL="0" distR="0">
            <wp:extent cx="5715000" cy="3248025"/>
            <wp:effectExtent l="0" t="0" r="0" b="0"/>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6"/>
                    <a:stretch>
                      <a:fillRect/>
                    </a:stretch>
                  </pic:blipFill>
                  <pic:spPr bwMode="auto">
                    <a:xfrm>
                      <a:off x="0" y="0"/>
                      <a:ext cx="5715000" cy="3248025"/>
                    </a:xfrm>
                    <a:prstGeom prst="rect">
                      <a:avLst/>
                    </a:prstGeom>
                  </pic:spPr>
                </pic:pic>
              </a:graphicData>
            </a:graphic>
          </wp:inline>
        </w:drawing>
      </w:r>
    </w:p>
    <w:p>
      <w:pPr>
        <w:pStyle w:val="BJPCaption"/>
        <w:spacing w:lineRule="exact" w:line="250" w:before="140" w:after="100"/>
        <w:jc w:val="both"/>
        <w:rPr/>
      </w:pPr>
      <w:r>
        <w:rPr>
          <w:rFonts w:eastAsia="Times New Roman"/>
          <w:b w:val="false"/>
          <w:i w:val="false"/>
        </w:rPr>
        <w:t>Figure S5 | Interface controls distinguish within-family organization from remote transfer. The observed interface sequence model is compared with conservation- and entropy-matched noninterface positions, within-receptor positional scrambling, and position-wise shuffling across receptors under receptor-grouped and 30% identity-cluster validation. The interface is organized within familiar evolutionary neighbourhoods but does not outperform the matched noninterface control under the strictest transfer.</w:t>
      </w:r>
    </w:p>
    <w:p>
      <w:pPr>
        <w:pStyle w:val="Normal"/>
        <w:spacing w:before="220" w:after="90"/>
        <w:jc w:val="center"/>
        <w:rPr/>
      </w:pPr>
      <w:r>
        <w:rPr/>
        <w:drawing>
          <wp:inline distT="0" distB="0" distL="0" distR="0">
            <wp:extent cx="5715000" cy="5238750"/>
            <wp:effectExtent l="0" t="0" r="0" b="0"/>
            <wp:docPr id="6"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pic:cNvPicPr>
                      <a:picLocks noChangeAspect="1" noChangeArrowheads="1"/>
                    </pic:cNvPicPr>
                  </pic:nvPicPr>
                  <pic:blipFill>
                    <a:blip r:embed="rId7"/>
                    <a:stretch>
                      <a:fillRect/>
                    </a:stretch>
                  </pic:blipFill>
                  <pic:spPr bwMode="auto">
                    <a:xfrm>
                      <a:off x="0" y="0"/>
                      <a:ext cx="5715000" cy="5238750"/>
                    </a:xfrm>
                    <a:prstGeom prst="rect">
                      <a:avLst/>
                    </a:prstGeom>
                  </pic:spPr>
                </pic:pic>
              </a:graphicData>
            </a:graphic>
          </wp:inline>
        </w:drawing>
      </w:r>
    </w:p>
    <w:p>
      <w:pPr>
        <w:pStyle w:val="BJPCaption"/>
        <w:spacing w:lineRule="exact" w:line="250" w:before="140" w:after="100"/>
        <w:jc w:val="both"/>
        <w:rPr/>
      </w:pPr>
      <w:r>
        <w:rPr>
          <w:rFonts w:eastAsia="Times New Roman"/>
          <w:b w:val="false"/>
          <w:i w:val="false"/>
        </w:rPr>
        <w:t>Figure S6 | Descriptive coefficient localization for the full-sequence model under receptor-grouped validation. The 30 positions with the largest mean absolute coefficients are shown; predefined intracellular interface positions are highlighted in orange. Localization is descriptive because enrichment is not stable across transfer conditions and is not interpreted as a universal causal code.</w:t>
      </w:r>
    </w:p>
    <w:p>
      <w:pPr>
        <w:pStyle w:val="Heading1"/>
        <w:spacing w:before="260" w:after="120"/>
        <w:rPr/>
      </w:pPr>
      <w:r>
        <w:rPr>
          <w:rFonts w:eastAsia="Times New Roman"/>
          <w:b/>
          <w:i w:val="false"/>
        </w:rPr>
        <w:t>SUPPORTING INFORMATION TABLES</w:t>
      </w:r>
    </w:p>
    <w:p>
      <w:pPr>
        <w:pStyle w:val="Heading2"/>
        <w:spacing w:lineRule="exact" w:line="250" w:before="140" w:after="100"/>
        <w:jc w:val="both"/>
        <w:rPr/>
      </w:pPr>
      <w:r>
        <w:t xml:space="preserve">Table S1 | Complete derivation of the </w:t>
      </w:r>
      <w:del w:id="1136" w:author="Hossein Batebi" w:date="2026-09-26T00:00:00Z">
        <w:r>
          <w:delText xml:space="preserve">matched bound versus partner free </w:delText>
        </w:r>
      </w:del>
      <w:ins w:id="1137" w:author="Hossein Batebi" w:date="2026-09-26T00:00:00Z">
        <w:r>
          <w:t xml:space="preserve">coordinate-level receptor-only </w:t>
        </w:r>
      </w:ins>
      <w:r>
        <w:t xml:space="preserve">set. Every class A GPCR structure in the record is accounted for at each stage. The </w:t>
      </w:r>
      <w:del w:id="1138" w:author="Hossein Batebi" w:date="2026-09-26T00:00:00Z">
        <w:r>
          <w:delText xml:space="preserve">final </w:delText>
        </w:r>
      </w:del>
      <w:ins w:id="1139" w:author="Hossein Batebi" w:date="2026-09-26T00:00:00Z">
        <w:r>
          <w:t xml:space="preserve">initial coordinate-level screen yielded </w:t>
        </w:r>
      </w:ins>
      <w:r>
        <w:t xml:space="preserve">15 receptor-class units from 12 receptors </w:t>
      </w:r>
      <w:del w:id="1140" w:author="Hossein Batebi" w:date="2026-09-26T00:00:00Z">
        <w:r>
          <w:delText xml:space="preserve">are all pairings </w:delText>
        </w:r>
      </w:del>
      <w:ins w:id="1141" w:author="Hossein Batebi" w:date="2026-09-26T00:00:00Z">
        <w:r>
          <w:t xml:space="preserve">under </w:t>
        </w:r>
      </w:ins>
      <w:r>
        <w:t xml:space="preserve">the </w:t>
      </w:r>
      <w:del w:id="1142" w:author="Hossein Batebi" w:date="2026-09-26T00:00:00Z">
        <w:r>
          <w:delText xml:space="preserve">archive currently permits; no receptor meeting </w:delText>
        </w:r>
      </w:del>
      <w:ins w:id="1143" w:author="Hossein Batebi" w:date="2026-09-26T00:00:00Z">
        <w:r>
          <w:t xml:space="preserve">entity criteria; </w:t>
        </w:r>
      </w:ins>
      <w:r>
        <w:t xml:space="preserve">the </w:t>
      </w:r>
      <w:del w:id="1144" w:author="Hossein Batebi" w:date="2026-09-26T00:00:00Z">
        <w:r>
          <w:delText xml:space="preserve">strict entity definition was excluded from the comparison.</w:delText>
        </w:r>
      </w:del>
      <w:ins w:id="1145" w:author="Hossein Batebi" w:date="2026-09-26T00:00:00Z">
        <w:r>
          <w:t xml:space="preserve">specimen-level provenance audit added during revision is reported in Table S22.</w:t>
        </w:r>
      </w:ins>
    </w:p>
    <w:p>
      <w:pPr>
        <w:pStyle w:val="Normal"/>
        <w:spacing w:lineRule="auto" w:line="240" w:before="0" w:after="0"/>
        <w:rPr>
          <w:del w:id="3238" w:author="Hossein Batebi" w:date="2026-09-26T00:00:00Z"/>
        </w:rPr>
      </w:pPr>
      <w:del w:id="3237" w:author="Hossein Batebi" w:date="2026-09-26T00:00:00Z">
        <w:r>
          <w:rPr>
            <w:rFonts w:eastAsia="Times New Roman" w:cs="Arial"/>
            <w:b w:val="false"/>
            <w:bCs w:val="false"/>
            <w:sz w:val="16"/>
            <w:szCs w:val="16"/>
          </w:rPr>
          <w:delText xml:space="preserve">Strict partner free</w:delText>
        </w:r>
      </w:del>
    </w:p>
    <w:tbl>
      <w:tblPr>
        <w:tblW w:w="9360" w:type="dxa"/>
        <w:jc w:val="left"/>
        <w:tblInd w:w="0" w:type="dxa"/>
        <w:tblLayout w:type="fixed"/>
        <w:tblCellMar>
          <w:top w:w="50" w:type="dxa"/>
          <w:left w:w="90" w:type="dxa"/>
          <w:bottom w:w="50" w:type="dxa"/>
          <w:right w:w="90" w:type="dxa"/>
        </w:tblCellMar>
      </w:tblPr>
      <w:tblGrid>
        <w:gridCol w:w="2340"/>
        <w:gridCol w:w="2340"/>
        <w:gridCol w:w="2340"/>
        <w:gridCol w:w="2339"/>
      </w:tblGrid>
      <w:tr>
        <w:trPr>
          <w:tblHeader w:val="true"/>
        </w:trPr>
        <w:tc>
          <w:tcPr>
            <w:tcW w:w="2340" w:type="dxa"/>
            <w:tcBorders>
              <w:top w:val="single" w:sz="4" w:space="0" w:color="B9B2C4"/>
              <w:bottom w:val="single" w:sz="2" w:space="0" w:color="E4E0EA"/>
            </w:tcBorders>
            <w:shd w:fill="F2EEF4" w:val="clear"/>
          </w:tcPr>
          <w:p>
            <w:pPr>
              <w:pStyle w:val="Normal"/>
              <w:spacing w:lineRule="auto" w:line="240" w:before="0" w:after="0"/>
              <w:rPr/>
            </w:pPr>
            <w:r>
              <w:rPr>
                <w:rFonts w:eastAsia="Times New Roman" w:cs="Arial"/>
                <w:b/>
                <w:bCs/>
                <w:sz w:val="17"/>
                <w:szCs w:val="16"/>
              </w:rPr>
              <w:t>Stage</w:t>
            </w:r>
          </w:p>
        </w:tc>
        <w:tc>
          <w:tcPr>
            <w:tcW w:w="2340" w:type="dxa"/>
            <w:tcBorders>
              <w:top w:val="single" w:sz="4" w:space="0" w:color="B9B2C4"/>
              <w:bottom w:val="single" w:sz="2" w:space="0" w:color="E4E0EA"/>
            </w:tcBorders>
            <w:shd w:fill="F2EEF4" w:val="clear"/>
          </w:tcPr>
          <w:p>
            <w:pPr>
              <w:pStyle w:val="Normal"/>
              <w:spacing w:lineRule="auto" w:line="240" w:before="0" w:after="0"/>
              <w:rPr/>
            </w:pPr>
            <w:r>
              <w:rPr>
                <w:rFonts w:eastAsia="Times New Roman" w:cs="Arial"/>
                <w:b/>
                <w:bCs/>
                <w:sz w:val="17"/>
                <w:szCs w:val="16"/>
              </w:rPr>
              <w:t>Structures</w:t>
            </w:r>
          </w:p>
        </w:tc>
        <w:tc>
          <w:tcPr>
            <w:tcW w:w="2340" w:type="dxa"/>
            <w:tcBorders>
              <w:top w:val="single" w:sz="4" w:space="0" w:color="B9B2C4"/>
              <w:bottom w:val="single" w:sz="2" w:space="0" w:color="E4E0EA"/>
            </w:tcBorders>
            <w:shd w:fill="F2EEF4" w:val="clear"/>
          </w:tcPr>
          <w:p>
            <w:pPr>
              <w:pStyle w:val="Normal"/>
              <w:spacing w:lineRule="auto" w:line="240" w:before="0" w:after="0"/>
              <w:rPr/>
            </w:pPr>
            <w:r>
              <w:rPr>
                <w:rFonts w:eastAsia="Times New Roman" w:cs="Arial"/>
                <w:b/>
                <w:bCs/>
                <w:sz w:val="17"/>
                <w:szCs w:val="16"/>
              </w:rPr>
              <w:t>Receptors</w:t>
            </w:r>
          </w:p>
        </w:tc>
        <w:tc>
          <w:tcPr>
            <w:tcW w:w="2339" w:type="dxa"/>
            <w:tcBorders>
              <w:top w:val="single" w:sz="4" w:space="0" w:color="B9B2C4"/>
              <w:bottom w:val="single" w:sz="2" w:space="0" w:color="E4E0EA"/>
            </w:tcBorders>
            <w:shd w:fill="F2EEF4" w:val="clear"/>
          </w:tcPr>
          <w:p>
            <w:pPr>
              <w:pStyle w:val="Normal"/>
              <w:spacing w:lineRule="auto" w:line="240" w:before="0" w:after="0"/>
              <w:rPr/>
            </w:pPr>
            <w:r>
              <w:rPr>
                <w:rFonts w:eastAsia="Times New Roman" w:cs="Arial"/>
                <w:b/>
                <w:bCs/>
                <w:sz w:val="17"/>
                <w:szCs w:val="16"/>
              </w:rPr>
              <w:t>Basis</w:t>
            </w:r>
          </w:p>
        </w:tc>
      </w:tr>
      <w:tr>
        <w:trPr/>
        <w:tc>
          <w:tcPr>
            <w:tcW w:w="234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Experimental class A GPCR record</w:t>
            </w:r>
          </w:p>
        </w:tc>
        <w:tc>
          <w:tcPr>
            <w:tcW w:w="234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1360</w:t>
            </w:r>
          </w:p>
        </w:tc>
        <w:tc>
          <w:tcPr>
            <w:tcW w:w="234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w:t>
            </w:r>
          </w:p>
        </w:tc>
        <w:tc>
          <w:tcPr>
            <w:tcW w:w="2339"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PDB entries harmonised with GPCRdb/GproteinDb</w:t>
            </w:r>
          </w:p>
        </w:tc>
      </w:tr>
      <w:tr>
        <w:trPr/>
        <w:tc>
          <w:tcPr>
            <w:tcW w:w="234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Active or inactive state assigned</w:t>
            </w:r>
          </w:p>
        </w:tc>
        <w:tc>
          <w:tcPr>
            <w:tcW w:w="234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1336</w:t>
            </w:r>
          </w:p>
        </w:tc>
        <w:tc>
          <w:tcPr>
            <w:tcW w:w="234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199</w:t>
            </w:r>
          </w:p>
        </w:tc>
        <w:tc>
          <w:tcPr>
            <w:tcW w:w="2339"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activation analysis population</w:t>
            </w:r>
          </w:p>
        </w:tc>
      </w:tr>
      <w:tr>
        <w:trPr/>
        <w:tc>
          <w:tcPr>
            <w:tcW w:w="234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Active, no annotated transducer</w:t>
            </w:r>
          </w:p>
        </w:tc>
        <w:tc>
          <w:tcPr>
            <w:tcW w:w="234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215</w:t>
            </w:r>
          </w:p>
        </w:tc>
        <w:tc>
          <w:tcPr>
            <w:tcW w:w="234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69</w:t>
            </w:r>
          </w:p>
        </w:tc>
        <w:tc>
          <w:tcPr>
            <w:tcW w:w="2339" w:type="dxa"/>
            <w:tcBorders>
              <w:top w:val="single" w:sz="2" w:space="0" w:color="E4E0EA"/>
              <w:bottom w:val="single" w:sz="2" w:space="0" w:color="E4E0EA"/>
            </w:tcBorders>
            <w:shd w:fill="FFFFFF" w:val="clear"/>
          </w:tcPr>
          <w:p>
            <w:r>
              <w:t xml:space="preserve">candidates for </w:t>
            </w:r>
            <w:del w:id="1146" w:author="Hossein Batebi" w:date="2026-09-26T00:00:00Z">
              <w:r>
                <w:delText xml:space="preserve">partner free </w:delText>
              </w:r>
            </w:del>
            <w:ins w:id="1147" w:author="Hossein Batebi" w:date="2026-09-26T00:00:00Z">
              <w:r>
                <w:t xml:space="preserve">receptor-only reference </w:t>
              </w:r>
            </w:ins>
            <w:r>
              <w:t xml:space="preserve">audit</w:t>
            </w:r>
          </w:p>
        </w:tc>
      </w:tr>
      <w:tr>
        <w:trPr/>
        <w:tc>
          <w:tcPr>
            <w:tcW w:w="234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Excluded: fusion construct</w:t>
            </w:r>
          </w:p>
        </w:tc>
        <w:tc>
          <w:tcPr>
            <w:tcW w:w="234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76</w:t>
            </w:r>
          </w:p>
        </w:tc>
        <w:tc>
          <w:tcPr>
            <w:tcW w:w="234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33</w:t>
            </w:r>
          </w:p>
        </w:tc>
        <w:tc>
          <w:tcPr>
            <w:tcW w:w="2339"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mmCIF polymer entity audit</w:t>
            </w:r>
          </w:p>
        </w:tc>
      </w:tr>
      <w:tr>
        <w:trPr/>
        <w:tc>
          <w:tcPr>
            <w:tcW w:w="234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Excluded: transducer contaminated</w:t>
            </w:r>
          </w:p>
        </w:tc>
        <w:tc>
          <w:tcPr>
            <w:tcW w:w="234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36</w:t>
            </w:r>
          </w:p>
        </w:tc>
        <w:tc>
          <w:tcPr>
            <w:tcW w:w="234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19</w:t>
            </w:r>
          </w:p>
        </w:tc>
        <w:tc>
          <w:tcPr>
            <w:tcW w:w="2339"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mmCIF polymer entity audit</w:t>
            </w:r>
          </w:p>
        </w:tc>
      </w:tr>
      <w:tr>
        <w:trPr/>
        <w:tc>
          <w:tcPr>
            <w:tcW w:w="234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Excluded: additional or unresolved polymer</w:t>
            </w:r>
          </w:p>
        </w:tc>
        <w:tc>
          <w:tcPr>
            <w:tcW w:w="234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35</w:t>
            </w:r>
          </w:p>
        </w:tc>
        <w:tc>
          <w:tcPr>
            <w:tcW w:w="234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19</w:t>
            </w:r>
          </w:p>
        </w:tc>
        <w:tc>
          <w:tcPr>
            <w:tcW w:w="2339"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mmCIF polymer entity audit</w:t>
            </w:r>
          </w:p>
        </w:tc>
      </w:tr>
      <w:tr>
        <w:trPr/>
        <w:tc>
          <w:tcPr>
            <w:tcW w:w="234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Excluded: auxiliary intracellular binder</w:t>
            </w:r>
          </w:p>
        </w:tc>
        <w:tc>
          <w:tcPr>
            <w:tcW w:w="234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17</w:t>
            </w:r>
          </w:p>
        </w:tc>
        <w:tc>
          <w:tcPr>
            <w:tcW w:w="234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8</w:t>
            </w:r>
          </w:p>
        </w:tc>
        <w:tc>
          <w:tcPr>
            <w:tcW w:w="2339"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mmCIF polymer entity audit</w:t>
            </w:r>
          </w:p>
        </w:tc>
      </w:tr>
      <w:tr>
        <w:trPr/>
        <w:tc>
          <w:tcPr>
            <w:tcW w:w="2340" w:type="dxa"/>
            <w:tcBorders>
              <w:top w:val="single" w:sz="2" w:space="0" w:color="E4E0EA"/>
              <w:bottom w:val="single" w:sz="2" w:space="0" w:color="E4E0EA"/>
            </w:tcBorders>
            <w:shd w:fill="FFFFFF" w:val="clear"/>
          </w:tcPr>
          <w:p>
            <w:pPr>
              <w:rPr>
                <w:ins w:id="1149" w:author="Hossein Batebi" w:date="2026-09-26T00:00:00Z"/>
              </w:rPr>
            </w:pPr>
            <w:ins w:id="1148" w:author="Hossein Batebi" w:date="2026-09-26T00:00:00Z">
              <w:r>
                <w:t>Strict receptor-only (coordinate-level)</w:t>
              </w:r>
            </w:ins>
          </w:p>
        </w:tc>
        <w:tc>
          <w:tcPr>
            <w:tcW w:w="234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51</w:t>
            </w:r>
          </w:p>
        </w:tc>
        <w:tc>
          <w:tcPr>
            <w:tcW w:w="234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12</w:t>
            </w:r>
          </w:p>
        </w:tc>
        <w:tc>
          <w:tcPr>
            <w:tcW w:w="2339"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receptor is sole polymer entity</w:t>
            </w:r>
          </w:p>
        </w:tc>
      </w:tr>
      <w:tr>
        <w:trPr/>
        <w:tc>
          <w:tcPr>
            <w:tcW w:w="2340" w:type="dxa"/>
            <w:tcBorders>
              <w:top w:val="single" w:sz="2" w:space="0" w:color="E4E0EA"/>
              <w:bottom w:val="single" w:sz="4" w:space="0" w:color="B9B2C4"/>
            </w:tcBorders>
            <w:shd w:fill="FFFFFF" w:val="clear"/>
          </w:tcPr>
          <w:p>
            <w:pPr>
              <w:pStyle w:val="Normal"/>
              <w:spacing w:lineRule="auto" w:line="240" w:before="0" w:after="0"/>
              <w:rPr/>
            </w:pPr>
            <w:r>
              <w:rPr>
                <w:rFonts w:eastAsia="Times New Roman" w:cs="Arial"/>
                <w:b w:val="false"/>
                <w:bCs w:val="false"/>
                <w:sz w:val="16"/>
                <w:szCs w:val="16"/>
              </w:rPr>
              <w:t>Matched to a bound structure of the same receptor</w:t>
            </w:r>
          </w:p>
        </w:tc>
        <w:tc>
          <w:tcPr>
            <w:tcW w:w="2340" w:type="dxa"/>
            <w:tcBorders>
              <w:top w:val="single" w:sz="2" w:space="0" w:color="E4E0EA"/>
              <w:bottom w:val="single" w:sz="4" w:space="0" w:color="B9B2C4"/>
            </w:tcBorders>
            <w:shd w:fill="FFFFFF" w:val="clear"/>
          </w:tcPr>
          <w:p>
            <w:pPr>
              <w:pStyle w:val="Normal"/>
              <w:spacing w:lineRule="auto" w:line="240" w:before="0" w:after="0"/>
              <w:rPr/>
            </w:pPr>
            <w:r>
              <w:rPr>
                <w:rFonts w:eastAsia="Times New Roman" w:cs="Arial"/>
                <w:b w:val="false"/>
                <w:bCs w:val="false"/>
                <w:sz w:val="16"/>
                <w:szCs w:val="16"/>
              </w:rPr>
              <w:t>15 units</w:t>
            </w:r>
          </w:p>
        </w:tc>
        <w:tc>
          <w:tcPr>
            <w:tcW w:w="2340" w:type="dxa"/>
            <w:tcBorders>
              <w:top w:val="single" w:sz="2" w:space="0" w:color="E4E0EA"/>
              <w:bottom w:val="single" w:sz="4" w:space="0" w:color="B9B2C4"/>
            </w:tcBorders>
            <w:shd w:fill="FFFFFF" w:val="clear"/>
          </w:tcPr>
          <w:p>
            <w:pPr>
              <w:pStyle w:val="Normal"/>
              <w:spacing w:lineRule="auto" w:line="240" w:before="0" w:after="0"/>
              <w:rPr/>
            </w:pPr>
            <w:r>
              <w:rPr>
                <w:rFonts w:eastAsia="Times New Roman" w:cs="Arial"/>
                <w:b w:val="false"/>
                <w:bCs w:val="false"/>
                <w:sz w:val="16"/>
                <w:szCs w:val="16"/>
              </w:rPr>
              <w:t>12</w:t>
            </w:r>
          </w:p>
        </w:tc>
        <w:tc>
          <w:tcPr>
            <w:tcW w:w="2339" w:type="dxa"/>
            <w:tcBorders>
              <w:top w:val="single" w:sz="2" w:space="0" w:color="E4E0EA"/>
              <w:bottom w:val="single" w:sz="4" w:space="0" w:color="B9B2C4"/>
            </w:tcBorders>
            <w:shd w:fill="FFFFFF" w:val="clear"/>
          </w:tcPr>
          <w:p>
            <w:pPr>
              <w:pStyle w:val="Normal"/>
              <w:spacing w:lineRule="auto" w:line="240" w:before="0" w:after="0"/>
              <w:rPr/>
            </w:pPr>
            <w:r>
              <w:rPr>
                <w:rFonts w:eastAsia="Times New Roman" w:cs="Arial"/>
                <w:b w:val="false"/>
                <w:bCs w:val="false"/>
                <w:sz w:val="16"/>
                <w:szCs w:val="16"/>
              </w:rPr>
              <w:t>complete set; no further selection</w:t>
            </w:r>
          </w:p>
        </w:tc>
      </w:tr>
      <w:tr>
        <w:trPr/>
        <w:tc>
          <w:tcPr>
            <w:tcW w:w="2340" w:type="dxa"/>
            <w:tcBorders>
              <w:top w:val="single" w:sz="2" w:space="0" w:color="E4E0EA"/>
              <w:bottom w:val="single" w:sz="2" w:space="0" w:color="E4E0EA"/>
            </w:tcBorders>
            <w:shd w:fill="FFFFFF" w:val="clear"/>
          </w:tcPr>
          <w:p>
            <w:pPr>
              <w:pStyle w:val="Normal"/>
              <w:spacing w:lineRule="auto" w:line="240" w:before="0" w:after="0"/>
              <w:rPr>
                <w:ins w:id="1151" w:author="Hossein Batebi" w:date="2026-09-26T00:00:00Z"/>
              </w:rPr>
            </w:pPr>
            <w:ins w:id="1150" w:author="Hossein Batebi" w:date="2026-09-26T00:00:00Z">
              <w:r>
                <w:rPr>
                  <w:rFonts w:eastAsia="Times New Roman" w:cs="Arial"/>
                  <w:b w:val="false"/>
                  <w:bCs w:val="false"/>
                  <w:sz w:val="16"/>
                  <w:szCs w:val="16"/>
                </w:rPr>
                <w:t xml:space="preserve">Provenance audit: transducer-free specimen</w:t>
              </w:r>
            </w:ins>
          </w:p>
        </w:tc>
        <w:tc>
          <w:tcPr>
            <w:tcW w:w="2340" w:type="dxa"/>
            <w:tcBorders>
              <w:top w:val="single" w:sz="2" w:space="0" w:color="E4E0EA"/>
              <w:bottom w:val="single" w:sz="2" w:space="0" w:color="E4E0EA"/>
            </w:tcBorders>
            <w:shd w:fill="FFFFFF" w:val="clear"/>
          </w:tcPr>
          <w:p>
            <w:pPr>
              <w:pStyle w:val="Normal"/>
              <w:spacing w:lineRule="auto" w:line="240" w:before="0" w:after="0"/>
              <w:rPr>
                <w:ins w:id="1153" w:author="Hossein Batebi" w:date="2026-09-26T00:00:00Z"/>
              </w:rPr>
            </w:pPr>
            <w:ins w:id="1152" w:author="Hossein Batebi" w:date="2026-09-26T00:00:00Z">
              <w:r>
                <w:rPr>
                  <w:rFonts w:eastAsia="Times New Roman" w:cs="Arial"/>
                  <w:b w:val="false"/>
                  <w:bCs w:val="false"/>
                  <w:sz w:val="16"/>
                  <w:szCs w:val="16"/>
                </w:rPr>
                <w:t xml:space="preserve">18</w:t>
              </w:r>
            </w:ins>
          </w:p>
        </w:tc>
        <w:tc>
          <w:tcPr>
            <w:tcW w:w="2340" w:type="dxa"/>
            <w:tcBorders>
              <w:top w:val="single" w:sz="2" w:space="0" w:color="E4E0EA"/>
              <w:bottom w:val="single" w:sz="2" w:space="0" w:color="E4E0EA"/>
            </w:tcBorders>
            <w:shd w:fill="FFFFFF" w:val="clear"/>
          </w:tcPr>
          <w:p>
            <w:pPr>
              <w:pStyle w:val="Normal"/>
              <w:spacing w:lineRule="auto" w:line="240" w:before="0" w:after="0"/>
              <w:rPr>
                <w:ins w:id="1155" w:author="Hossein Batebi" w:date="2026-09-26T00:00:00Z"/>
              </w:rPr>
            </w:pPr>
            <w:ins w:id="1154" w:author="Hossein Batebi" w:date="2026-09-26T00:00:00Z">
              <w:r>
                <w:rPr>
                  <w:rFonts w:eastAsia="Times New Roman" w:cs="Arial"/>
                  <w:b w:val="false"/>
                  <w:bCs w:val="false"/>
                  <w:sz w:val="16"/>
                  <w:szCs w:val="16"/>
                </w:rPr>
                <w:t xml:space="preserve">3</w:t>
              </w:r>
            </w:ins>
          </w:p>
        </w:tc>
        <w:tc>
          <w:tcPr>
            <w:tcW w:w="2339" w:type="dxa"/>
            <w:tcBorders>
              <w:top w:val="single" w:sz="2" w:space="0" w:color="E4E0EA"/>
              <w:bottom w:val="single" w:sz="2" w:space="0" w:color="E4E0EA"/>
            </w:tcBorders>
            <w:shd w:fill="FFFFFF" w:val="clear"/>
          </w:tcPr>
          <w:p>
            <w:pPr>
              <w:pStyle w:val="Normal"/>
              <w:spacing w:lineRule="auto" w:line="240" w:before="0" w:after="0"/>
              <w:rPr>
                <w:ins w:id="1157" w:author="Hossein Batebi" w:date="2026-09-26T00:00:00Z"/>
              </w:rPr>
            </w:pPr>
            <w:ins w:id="1156" w:author="Hossein Batebi" w:date="2026-09-26T00:00:00Z">
              <w:r>
                <w:rPr>
                  <w:rFonts w:eastAsia="Times New Roman" w:cs="Arial"/>
                  <w:b w:val="false"/>
                  <w:bCs w:val="false"/>
                  <w:sz w:val="16"/>
                  <w:szCs w:val="16"/>
                </w:rPr>
                <w:t xml:space="preserve">deposited sample description, EMDB records and primary publication</w:t>
              </w:r>
            </w:ins>
          </w:p>
        </w:tc>
      </w:tr>
      <w:tr>
        <w:trPr/>
        <w:tc>
          <w:tcPr>
            <w:tcW w:w="2340" w:type="dxa"/>
            <w:tcBorders>
              <w:top w:val="single" w:sz="2" w:space="0" w:color="E4E0EA"/>
              <w:bottom w:val="single" w:sz="2" w:space="0" w:color="E4E0EA"/>
            </w:tcBorders>
            <w:shd w:fill="FFFFFF" w:val="clear"/>
          </w:tcPr>
          <w:p>
            <w:pPr>
              <w:pStyle w:val="Normal"/>
              <w:spacing w:lineRule="auto" w:line="240" w:before="0" w:after="0"/>
              <w:rPr>
                <w:ins w:id="1159" w:author="Hossein Batebi" w:date="2026-09-26T00:00:00Z"/>
              </w:rPr>
            </w:pPr>
            <w:ins w:id="1158" w:author="Hossein Batebi" w:date="2026-09-26T00:00:00Z">
              <w:r>
                <w:rPr>
                  <w:rFonts w:eastAsia="Times New Roman" w:cs="Arial"/>
                  <w:b w:val="false"/>
                  <w:bCs w:val="false"/>
                  <w:sz w:val="16"/>
                  <w:szCs w:val="16"/>
                </w:rPr>
                <w:t xml:space="preserve">Excluded: receptor-focused or local reconstruction from transducer-containing specimen</w:t>
              </w:r>
            </w:ins>
          </w:p>
        </w:tc>
        <w:tc>
          <w:tcPr>
            <w:tcW w:w="2340" w:type="dxa"/>
            <w:tcBorders>
              <w:top w:val="single" w:sz="2" w:space="0" w:color="E4E0EA"/>
              <w:bottom w:val="single" w:sz="2" w:space="0" w:color="E4E0EA"/>
            </w:tcBorders>
            <w:shd w:fill="FFFFFF" w:val="clear"/>
          </w:tcPr>
          <w:p>
            <w:pPr>
              <w:pStyle w:val="Normal"/>
              <w:spacing w:lineRule="auto" w:line="240" w:before="0" w:after="0"/>
              <w:rPr>
                <w:ins w:id="1161" w:author="Hossein Batebi" w:date="2026-09-26T00:00:00Z"/>
              </w:rPr>
            </w:pPr>
            <w:ins w:id="1160" w:author="Hossein Batebi" w:date="2026-09-26T00:00:00Z">
              <w:r>
                <w:rPr>
                  <w:rFonts w:eastAsia="Times New Roman" w:cs="Arial"/>
                  <w:b w:val="false"/>
                  <w:bCs w:val="false"/>
                  <w:sz w:val="16"/>
                  <w:szCs w:val="16"/>
                </w:rPr>
                <w:t xml:space="preserve">32</w:t>
              </w:r>
            </w:ins>
          </w:p>
        </w:tc>
        <w:tc>
          <w:tcPr>
            <w:tcW w:w="2340" w:type="dxa"/>
            <w:tcBorders>
              <w:top w:val="single" w:sz="2" w:space="0" w:color="E4E0EA"/>
              <w:bottom w:val="single" w:sz="2" w:space="0" w:color="E4E0EA"/>
            </w:tcBorders>
            <w:shd w:fill="FFFFFF" w:val="clear"/>
          </w:tcPr>
          <w:p>
            <w:pPr>
              <w:pStyle w:val="Normal"/>
              <w:spacing w:lineRule="auto" w:line="240" w:before="0" w:after="0"/>
              <w:rPr>
                <w:ins w:id="1163" w:author="Hossein Batebi" w:date="2026-09-26T00:00:00Z"/>
              </w:rPr>
            </w:pPr>
            <w:ins w:id="1162" w:author="Hossein Batebi" w:date="2026-09-26T00:00:00Z">
              <w:r>
                <w:rPr>
                  <w:rFonts w:eastAsia="Times New Roman" w:cs="Arial"/>
                  <w:b w:val="false"/>
                  <w:bCs w:val="false"/>
                  <w:sz w:val="16"/>
                  <w:szCs w:val="16"/>
                </w:rPr>
                <w:t xml:space="preserve">9</w:t>
              </w:r>
            </w:ins>
          </w:p>
        </w:tc>
        <w:tc>
          <w:tcPr>
            <w:tcW w:w="2339" w:type="dxa"/>
            <w:tcBorders>
              <w:top w:val="single" w:sz="2" w:space="0" w:color="E4E0EA"/>
              <w:bottom w:val="single" w:sz="2" w:space="0" w:color="E4E0EA"/>
            </w:tcBorders>
            <w:shd w:fill="FFFFFF" w:val="clear"/>
          </w:tcPr>
          <w:p>
            <w:pPr>
              <w:pStyle w:val="Normal"/>
              <w:spacing w:lineRule="auto" w:line="240" w:before="0" w:after="0"/>
              <w:rPr>
                <w:ins w:id="1165" w:author="Hossein Batebi" w:date="2026-09-26T00:00:00Z"/>
              </w:rPr>
            </w:pPr>
            <w:ins w:id="1164" w:author="Hossein Batebi" w:date="2026-09-26T00:00:00Z">
              <w:r>
                <w:rPr>
                  <w:rFonts w:eastAsia="Times New Roman" w:cs="Arial"/>
                  <w:b w:val="false"/>
                  <w:bCs w:val="false"/>
                  <w:sz w:val="16"/>
                  <w:szCs w:val="16"/>
                </w:rPr>
                <w:t xml:space="preserve">provenance audit (Table S22)</w:t>
              </w:r>
            </w:ins>
          </w:p>
        </w:tc>
      </w:tr>
      <w:tr>
        <w:trPr/>
        <w:tc>
          <w:tcPr>
            <w:tcW w:w="2340" w:type="dxa"/>
            <w:tcBorders>
              <w:top w:val="single" w:sz="2" w:space="0" w:color="E4E0EA"/>
              <w:bottom w:val="single" w:sz="2" w:space="0" w:color="E4E0EA"/>
            </w:tcBorders>
            <w:shd w:fill="FFFFFF" w:val="clear"/>
          </w:tcPr>
          <w:p>
            <w:pPr>
              <w:pStyle w:val="Normal"/>
              <w:spacing w:lineRule="auto" w:line="240" w:before="0" w:after="0"/>
              <w:rPr>
                <w:ins w:id="1167" w:author="Hossein Batebi" w:date="2026-09-26T00:00:00Z"/>
              </w:rPr>
            </w:pPr>
            <w:ins w:id="1166" w:author="Hossein Batebi" w:date="2026-09-26T00:00:00Z">
              <w:r>
                <w:rPr>
                  <w:rFonts w:eastAsia="Times New Roman" w:cs="Arial"/>
                  <w:b w:val="false"/>
                  <w:bCs w:val="false"/>
                  <w:sz w:val="16"/>
                  <w:szCs w:val="16"/>
                </w:rPr>
                <w:t xml:space="preserve">Excluded: inactive state in primary publication</w:t>
              </w:r>
            </w:ins>
          </w:p>
        </w:tc>
        <w:tc>
          <w:tcPr>
            <w:tcW w:w="2340" w:type="dxa"/>
            <w:tcBorders>
              <w:top w:val="single" w:sz="2" w:space="0" w:color="E4E0EA"/>
              <w:bottom w:val="single" w:sz="2" w:space="0" w:color="E4E0EA"/>
            </w:tcBorders>
            <w:shd w:fill="FFFFFF" w:val="clear"/>
          </w:tcPr>
          <w:p>
            <w:pPr>
              <w:pStyle w:val="Normal"/>
              <w:spacing w:lineRule="auto" w:line="240" w:before="0" w:after="0"/>
              <w:rPr>
                <w:ins w:id="1169" w:author="Hossein Batebi" w:date="2026-09-26T00:00:00Z"/>
              </w:rPr>
            </w:pPr>
            <w:ins w:id="1168" w:author="Hossein Batebi" w:date="2026-09-26T00:00:00Z">
              <w:r>
                <w:rPr>
                  <w:rFonts w:eastAsia="Times New Roman" w:cs="Arial"/>
                  <w:b w:val="false"/>
                  <w:bCs w:val="false"/>
                  <w:sz w:val="16"/>
                  <w:szCs w:val="16"/>
                </w:rPr>
                <w:t xml:space="preserve">1</w:t>
              </w:r>
            </w:ins>
          </w:p>
        </w:tc>
        <w:tc>
          <w:tcPr>
            <w:tcW w:w="2340" w:type="dxa"/>
            <w:tcBorders>
              <w:top w:val="single" w:sz="2" w:space="0" w:color="E4E0EA"/>
              <w:bottom w:val="single" w:sz="2" w:space="0" w:color="E4E0EA"/>
            </w:tcBorders>
            <w:shd w:fill="FFFFFF" w:val="clear"/>
          </w:tcPr>
          <w:p>
            <w:pPr>
              <w:pStyle w:val="Normal"/>
              <w:spacing w:lineRule="auto" w:line="240" w:before="0" w:after="0"/>
              <w:rPr>
                <w:ins w:id="1171" w:author="Hossein Batebi" w:date="2026-09-26T00:00:00Z"/>
              </w:rPr>
            </w:pPr>
            <w:ins w:id="1170" w:author="Hossein Batebi" w:date="2026-09-26T00:00:00Z">
              <w:r>
                <w:rPr>
                  <w:rFonts w:eastAsia="Times New Roman" w:cs="Arial"/>
                  <w:b w:val="false"/>
                  <w:bCs w:val="false"/>
                  <w:sz w:val="16"/>
                  <w:szCs w:val="16"/>
                </w:rPr>
                <w:t xml:space="preserve">1</w:t>
              </w:r>
            </w:ins>
          </w:p>
        </w:tc>
        <w:tc>
          <w:tcPr>
            <w:tcW w:w="2339" w:type="dxa"/>
            <w:tcBorders>
              <w:top w:val="single" w:sz="2" w:space="0" w:color="E4E0EA"/>
              <w:bottom w:val="single" w:sz="2" w:space="0" w:color="E4E0EA"/>
            </w:tcBorders>
            <w:shd w:fill="FFFFFF" w:val="clear"/>
          </w:tcPr>
          <w:p>
            <w:pPr>
              <w:pStyle w:val="Normal"/>
              <w:spacing w:lineRule="auto" w:line="240" w:before="0" w:after="0"/>
              <w:rPr>
                <w:ins w:id="1173" w:author="Hossein Batebi" w:date="2026-09-26T00:00:00Z"/>
              </w:rPr>
            </w:pPr>
            <w:ins w:id="1172" w:author="Hossein Batebi" w:date="2026-09-26T00:00:00Z">
              <w:r>
                <w:rPr>
                  <w:rFonts w:eastAsia="Times New Roman" w:cs="Arial"/>
                  <w:b w:val="false"/>
                  <w:bCs w:val="false"/>
                  <w:sz w:val="16"/>
                  <w:szCs w:val="16"/>
                </w:rPr>
                <w:t xml:space="preserve">provenance audit (Table S22)</w:t>
              </w:r>
            </w:ins>
          </w:p>
        </w:tc>
      </w:tr>
      <w:tr>
        <w:trPr/>
        <w:tc>
          <w:tcPr>
            <w:tcW w:w="2340" w:type="dxa"/>
            <w:tcBorders>
              <w:top w:val="single" w:sz="2" w:space="0" w:color="E4E0EA"/>
              <w:bottom w:val="single" w:sz="2" w:space="0" w:color="E4E0EA"/>
            </w:tcBorders>
            <w:shd w:fill="FFFFFF" w:val="clear"/>
          </w:tcPr>
          <w:p>
            <w:pPr>
              <w:pStyle w:val="Normal"/>
              <w:spacing w:lineRule="auto" w:line="240" w:before="0" w:after="0"/>
              <w:rPr>
                <w:ins w:id="1175" w:author="Hossein Batebi" w:date="2026-09-26T00:00:00Z"/>
              </w:rPr>
            </w:pPr>
            <w:ins w:id="1174" w:author="Hossein Batebi" w:date="2026-09-26T00:00:00Z">
              <w:r>
                <w:rPr>
                  <w:rFonts w:eastAsia="Times New Roman" w:cs="Arial"/>
                  <w:b w:val="false"/>
                  <w:bCs w:val="false"/>
                  <w:sz w:val="16"/>
                  <w:szCs w:val="16"/>
                </w:rPr>
                <w:t xml:space="preserve">Matched to a bound structure after provenance audit</w:t>
              </w:r>
            </w:ins>
          </w:p>
        </w:tc>
        <w:tc>
          <w:tcPr>
            <w:tcW w:w="2340" w:type="dxa"/>
            <w:tcBorders>
              <w:top w:val="single" w:sz="2" w:space="0" w:color="E4E0EA"/>
              <w:bottom w:val="single" w:sz="2" w:space="0" w:color="E4E0EA"/>
            </w:tcBorders>
            <w:shd w:fill="FFFFFF" w:val="clear"/>
          </w:tcPr>
          <w:p>
            <w:pPr>
              <w:pStyle w:val="Normal"/>
              <w:spacing w:lineRule="auto" w:line="240" w:before="0" w:after="0"/>
              <w:rPr>
                <w:ins w:id="1177" w:author="Hossein Batebi" w:date="2026-09-26T00:00:00Z"/>
              </w:rPr>
            </w:pPr>
            <w:ins w:id="1176" w:author="Hossein Batebi" w:date="2026-09-26T00:00:00Z">
              <w:r>
                <w:rPr>
                  <w:rFonts w:eastAsia="Times New Roman" w:cs="Arial"/>
                  <w:b w:val="false"/>
                  <w:bCs w:val="false"/>
                  <w:sz w:val="16"/>
                  <w:szCs w:val="16"/>
                </w:rPr>
                <w:t xml:space="preserve">3 units</w:t>
              </w:r>
            </w:ins>
          </w:p>
        </w:tc>
        <w:tc>
          <w:tcPr>
            <w:tcW w:w="2340" w:type="dxa"/>
            <w:tcBorders>
              <w:top w:val="single" w:sz="2" w:space="0" w:color="E4E0EA"/>
              <w:bottom w:val="single" w:sz="2" w:space="0" w:color="E4E0EA"/>
            </w:tcBorders>
            <w:shd w:fill="FFFFFF" w:val="clear"/>
          </w:tcPr>
          <w:p>
            <w:pPr>
              <w:pStyle w:val="Normal"/>
              <w:spacing w:lineRule="auto" w:line="240" w:before="0" w:after="0"/>
              <w:rPr>
                <w:ins w:id="1179" w:author="Hossein Batebi" w:date="2026-09-26T00:00:00Z"/>
              </w:rPr>
            </w:pPr>
            <w:ins w:id="1178" w:author="Hossein Batebi" w:date="2026-09-26T00:00:00Z">
              <w:r>
                <w:rPr>
                  <w:rFonts w:eastAsia="Times New Roman" w:cs="Arial"/>
                  <w:b w:val="false"/>
                  <w:bCs w:val="false"/>
                  <w:sz w:val="16"/>
                  <w:szCs w:val="16"/>
                </w:rPr>
                <w:t xml:space="preserve">3</w:t>
              </w:r>
            </w:ins>
          </w:p>
        </w:tc>
        <w:tc>
          <w:tcPr>
            <w:tcW w:w="2339" w:type="dxa"/>
            <w:tcBorders>
              <w:top w:val="single" w:sz="2" w:space="0" w:color="E4E0EA"/>
              <w:bottom w:val="single" w:sz="2" w:space="0" w:color="E4E0EA"/>
            </w:tcBorders>
            <w:shd w:fill="FFFFFF" w:val="clear"/>
          </w:tcPr>
          <w:p>
            <w:pPr>
              <w:pStyle w:val="Normal"/>
              <w:spacing w:lineRule="auto" w:line="240" w:before="0" w:after="0"/>
              <w:rPr>
                <w:ins w:id="1181" w:author="Hossein Batebi" w:date="2026-09-26T00:00:00Z"/>
              </w:rPr>
            </w:pPr>
            <w:ins w:id="1180" w:author="Hossein Batebi" w:date="2026-09-26T00:00:00Z">
              <w:r>
                <w:rPr>
                  <w:rFonts w:eastAsia="Times New Roman" w:cs="Arial"/>
                  <w:b w:val="false"/>
                  <w:bCs w:val="false"/>
                  <w:sz w:val="16"/>
                  <w:szCs w:val="16"/>
                </w:rPr>
                <w:t xml:space="preserve">Gs 1, Gi/o 2, Gq/11 0; three-class comparison not estimable</w:t>
              </w:r>
            </w:ins>
          </w:p>
        </w:tc>
      </w:tr>
    </w:tbl>
    <w:p>
      <w:pPr>
        <w:pStyle w:val="Normal"/>
        <w:spacing w:lineRule="exact" w:line="290" w:before="0" w:after="180"/>
        <w:jc w:val="both"/>
        <w:rPr/>
      </w:pPr>
      <w:r>
        <w:rPr/>
      </w:r>
    </w:p>
    <w:p>
      <w:pPr>
        <w:pStyle w:val="Heading2"/>
        <w:spacing w:lineRule="exact" w:line="250" w:before="140" w:after="100"/>
        <w:jc w:val="both"/>
        <w:rPr/>
      </w:pPr>
      <w:r>
        <w:rPr>
          <w:rFonts w:eastAsia="Times New Roman"/>
          <w:b/>
          <w:i w:val="false"/>
        </w:rPr>
        <w:t>Table S2 | Dataset populations and effective sample sizes.</w:t>
      </w:r>
    </w:p>
    <w:tbl>
      <w:tblPr>
        <w:tblW w:w="9360" w:type="dxa"/>
        <w:jc w:val="left"/>
        <w:tblInd w:w="0" w:type="dxa"/>
        <w:tblLayout w:type="fixed"/>
        <w:tblCellMar>
          <w:top w:w="50" w:type="dxa"/>
          <w:left w:w="90" w:type="dxa"/>
          <w:bottom w:w="50" w:type="dxa"/>
          <w:right w:w="90" w:type="dxa"/>
        </w:tblCellMar>
      </w:tblPr>
      <w:tblGrid>
        <w:gridCol w:w="3120"/>
        <w:gridCol w:w="3120"/>
        <w:gridCol w:w="3120"/>
      </w:tblGrid>
      <w:tr>
        <w:trPr>
          <w:tblHeader w:val="true"/>
        </w:trPr>
        <w:tc>
          <w:tcPr>
            <w:tcW w:w="3120" w:type="dxa"/>
            <w:tcBorders>
              <w:top w:val="single" w:sz="4" w:space="0" w:color="B9B2C4"/>
              <w:bottom w:val="single" w:sz="2" w:space="0" w:color="E4E0EA"/>
            </w:tcBorders>
            <w:shd w:fill="F2EEF4" w:val="clear"/>
          </w:tcPr>
          <w:p>
            <w:pPr>
              <w:pStyle w:val="Normal"/>
              <w:spacing w:lineRule="auto" w:line="240" w:before="0" w:after="0"/>
              <w:rPr/>
            </w:pPr>
            <w:r>
              <w:rPr>
                <w:rFonts w:eastAsia="Times New Roman" w:cs="Arial"/>
                <w:b/>
                <w:bCs/>
                <w:sz w:val="17"/>
                <w:szCs w:val="16"/>
              </w:rPr>
              <w:t>Population</w:t>
            </w:r>
          </w:p>
        </w:tc>
        <w:tc>
          <w:tcPr>
            <w:tcW w:w="3120" w:type="dxa"/>
            <w:tcBorders>
              <w:top w:val="single" w:sz="4" w:space="0" w:color="B9B2C4"/>
              <w:bottom w:val="single" w:sz="2" w:space="0" w:color="E4E0EA"/>
            </w:tcBorders>
            <w:shd w:fill="F2EEF4" w:val="clear"/>
          </w:tcPr>
          <w:p>
            <w:pPr>
              <w:pStyle w:val="Normal"/>
              <w:spacing w:lineRule="auto" w:line="240" w:before="0" w:after="0"/>
              <w:rPr/>
            </w:pPr>
            <w:r>
              <w:rPr>
                <w:rFonts w:eastAsia="Times New Roman" w:cs="Arial"/>
                <w:b/>
                <w:bCs/>
                <w:sz w:val="17"/>
                <w:szCs w:val="16"/>
              </w:rPr>
              <w:t>N</w:t>
            </w:r>
          </w:p>
        </w:tc>
        <w:tc>
          <w:tcPr>
            <w:tcW w:w="3120" w:type="dxa"/>
            <w:tcBorders>
              <w:top w:val="single" w:sz="4" w:space="0" w:color="B9B2C4"/>
              <w:bottom w:val="single" w:sz="2" w:space="0" w:color="E4E0EA"/>
            </w:tcBorders>
            <w:shd w:fill="F2EEF4" w:val="clear"/>
          </w:tcPr>
          <w:p>
            <w:pPr>
              <w:pStyle w:val="Normal"/>
              <w:spacing w:lineRule="auto" w:line="240" w:before="0" w:after="0"/>
              <w:rPr/>
            </w:pPr>
            <w:r>
              <w:rPr>
                <w:rFonts w:eastAsia="Times New Roman" w:cs="Arial"/>
                <w:b/>
                <w:bCs/>
                <w:sz w:val="17"/>
                <w:szCs w:val="16"/>
              </w:rPr>
              <w:t>Definition</w:t>
            </w:r>
          </w:p>
        </w:tc>
      </w:tr>
      <w:tr>
        <w:trPr/>
        <w:tc>
          <w:tcPr>
            <w:tcW w:w="312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Structural record</w:t>
            </w:r>
          </w:p>
        </w:tc>
        <w:tc>
          <w:tcPr>
            <w:tcW w:w="312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1360</w:t>
            </w:r>
          </w:p>
        </w:tc>
        <w:tc>
          <w:tcPr>
            <w:tcW w:w="312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All experimental class A GPCR rows</w:t>
            </w:r>
          </w:p>
        </w:tc>
      </w:tr>
      <w:tr>
        <w:trPr/>
        <w:tc>
          <w:tcPr>
            <w:tcW w:w="312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Activation analysis</w:t>
            </w:r>
          </w:p>
        </w:tc>
        <w:tc>
          <w:tcPr>
            <w:tcW w:w="312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1336</w:t>
            </w:r>
          </w:p>
        </w:tc>
        <w:tc>
          <w:tcPr>
            <w:tcW w:w="312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Active or inactive structures</w:t>
            </w:r>
          </w:p>
        </w:tc>
      </w:tr>
      <w:tr>
        <w:trPr/>
        <w:tc>
          <w:tcPr>
            <w:tcW w:w="312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Activation receptors</w:t>
            </w:r>
          </w:p>
        </w:tc>
        <w:tc>
          <w:tcPr>
            <w:tcW w:w="312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199</w:t>
            </w:r>
          </w:p>
        </w:tc>
        <w:tc>
          <w:tcPr>
            <w:tcW w:w="312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Unique receptors</w:t>
            </w:r>
          </w:p>
        </w:tc>
      </w:tr>
      <w:tr>
        <w:trPr/>
        <w:tc>
          <w:tcPr>
            <w:tcW w:w="312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Bound class units</w:t>
            </w:r>
          </w:p>
        </w:tc>
        <w:tc>
          <w:tcPr>
            <w:tcW w:w="312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207</w:t>
            </w:r>
          </w:p>
        </w:tc>
        <w:tc>
          <w:tcPr>
            <w:tcW w:w="312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Gs, Gi/o, or Gq/11 receptor transducer units</w:t>
            </w:r>
          </w:p>
        </w:tc>
      </w:tr>
      <w:tr>
        <w:trPr/>
        <w:tc>
          <w:tcPr>
            <w:tcW w:w="312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Bound class receptors</w:t>
            </w:r>
          </w:p>
        </w:tc>
        <w:tc>
          <w:tcPr>
            <w:tcW w:w="312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169</w:t>
            </w:r>
          </w:p>
        </w:tc>
        <w:tc>
          <w:tcPr>
            <w:tcW w:w="312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Unique receptors</w:t>
            </w:r>
          </w:p>
        </w:tc>
      </w:tr>
      <w:tr>
        <w:trPr/>
        <w:tc>
          <w:tcPr>
            <w:tcW w:w="3120" w:type="dxa"/>
            <w:tcBorders>
              <w:top w:val="single" w:sz="2" w:space="0" w:color="E4E0EA"/>
              <w:bottom w:val="single" w:sz="2" w:space="0" w:color="E4E0EA"/>
            </w:tcBorders>
            <w:shd w:fill="FFFFFF" w:val="clear"/>
          </w:tcPr>
          <w:p>
            <w:del w:id="1182" w:author="Hossein Batebi" w:date="2026-09-26T00:00:00Z">
              <w:r>
                <w:delText xml:space="preserve">Ligand permissive partner free</w:delText>
              </w:r>
            </w:del>
            <w:ins w:id="1183" w:author="Hossein Batebi" w:date="2026-09-26T00:00:00Z">
              <w:r>
                <w:t xml:space="preserve">Ligand-permissive receptor-only</w:t>
              </w:r>
            </w:ins>
          </w:p>
        </w:tc>
        <w:tc>
          <w:tcPr>
            <w:tcW w:w="312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58</w:t>
            </w:r>
          </w:p>
        </w:tc>
        <w:tc>
          <w:tcPr>
            <w:tcW w:w="312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15 receptors</w:t>
            </w:r>
          </w:p>
        </w:tc>
      </w:tr>
      <w:tr>
        <w:trPr/>
        <w:tc>
          <w:tcPr>
            <w:tcW w:w="3120" w:type="dxa"/>
            <w:tcBorders>
              <w:top w:val="single" w:sz="2" w:space="0" w:color="E4E0EA"/>
              <w:bottom w:val="single" w:sz="2" w:space="0" w:color="E4E0EA"/>
            </w:tcBorders>
            <w:shd w:fill="FFFFFF" w:val="clear"/>
          </w:tcPr>
          <w:p>
            <w:del w:id="1184" w:author="Hossein Batebi" w:date="2026-09-26T00:00:00Z">
              <w:r>
                <w:delText xml:space="preserve">Polymer only partner free</w:delText>
              </w:r>
            </w:del>
            <w:ins w:id="1185" w:author="Hossein Batebi" w:date="2026-09-26T00:00:00Z">
              <w:r>
                <w:t xml:space="preserve">Polymer-only receptor-only</w:t>
              </w:r>
            </w:ins>
          </w:p>
        </w:tc>
        <w:tc>
          <w:tcPr>
            <w:tcW w:w="312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51</w:t>
            </w:r>
          </w:p>
        </w:tc>
        <w:tc>
          <w:tcPr>
            <w:tcW w:w="312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12 receptors</w:t>
            </w:r>
          </w:p>
        </w:tc>
      </w:tr>
      <w:tr>
        <w:trPr/>
        <w:tc>
          <w:tcPr>
            <w:tcW w:w="3120" w:type="dxa"/>
            <w:tcBorders>
              <w:top w:val="single" w:sz="2" w:space="0" w:color="E4E0EA"/>
              <w:bottom w:val="single" w:sz="4" w:space="0" w:color="B9B2C4"/>
            </w:tcBorders>
            <w:shd w:fill="FFFFFF" w:val="clear"/>
          </w:tcPr>
          <w:p>
            <w:r>
              <w:t xml:space="preserve">Functionally labelled </w:t>
            </w:r>
            <w:del w:id="1186" w:author="Hossein Batebi" w:date="2026-09-26T00:00:00Z">
              <w:r>
                <w:delText xml:space="preserve">partner free</w:delText>
              </w:r>
            </w:del>
            <w:ins w:id="1187" w:author="Hossein Batebi" w:date="2026-09-26T00:00:00Z">
              <w:r>
                <w:t xml:space="preserve">receptor-only</w:t>
              </w:r>
            </w:ins>
          </w:p>
        </w:tc>
        <w:tc>
          <w:tcPr>
            <w:tcW w:w="3120" w:type="dxa"/>
            <w:tcBorders>
              <w:top w:val="single" w:sz="2" w:space="0" w:color="E4E0EA"/>
              <w:bottom w:val="single" w:sz="4" w:space="0" w:color="B9B2C4"/>
            </w:tcBorders>
            <w:shd w:fill="FFFFFF" w:val="clear"/>
          </w:tcPr>
          <w:p>
            <w:pPr>
              <w:pStyle w:val="Normal"/>
              <w:spacing w:lineRule="auto" w:line="240" w:before="0" w:after="0"/>
              <w:rPr/>
            </w:pPr>
            <w:r>
              <w:rPr>
                <w:rFonts w:eastAsia="Times New Roman" w:cs="Arial"/>
                <w:b w:val="false"/>
                <w:bCs w:val="false"/>
                <w:sz w:val="16"/>
                <w:szCs w:val="16"/>
              </w:rPr>
              <w:t>41</w:t>
            </w:r>
          </w:p>
        </w:tc>
        <w:tc>
          <w:tcPr>
            <w:tcW w:w="3120" w:type="dxa"/>
            <w:tcBorders>
              <w:top w:val="single" w:sz="2" w:space="0" w:color="E4E0EA"/>
              <w:bottom w:val="single" w:sz="4" w:space="0" w:color="B9B2C4"/>
            </w:tcBorders>
            <w:shd w:fill="FFFFFF" w:val="clear"/>
          </w:tcPr>
          <w:p>
            <w:pPr>
              <w:pStyle w:val="Normal"/>
              <w:spacing w:lineRule="auto" w:line="240" w:before="0" w:after="0"/>
              <w:rPr/>
            </w:pPr>
            <w:r>
              <w:rPr>
                <w:rFonts w:eastAsia="Times New Roman" w:cs="Arial"/>
                <w:b w:val="false"/>
                <w:bCs w:val="false"/>
                <w:sz w:val="16"/>
                <w:szCs w:val="16"/>
              </w:rPr>
              <w:t>11 receptors</w:t>
            </w:r>
          </w:p>
        </w:tc>
      </w:tr>
    </w:tbl>
    <w:p>
      <w:pPr>
        <w:pStyle w:val="Normal"/>
        <w:spacing w:lineRule="exact" w:line="290" w:before="0" w:after="180"/>
        <w:jc w:val="both"/>
        <w:rPr/>
      </w:pPr>
      <w:r>
        <w:rPr/>
      </w:r>
    </w:p>
    <w:p>
      <w:pPr>
        <w:pStyle w:val="Heading2"/>
        <w:spacing w:lineRule="exact" w:line="250" w:before="140" w:after="100"/>
        <w:jc w:val="both"/>
        <w:rPr/>
      </w:pPr>
      <w:r>
        <w:rPr>
          <w:rFonts w:eastAsia="Times New Roman"/>
          <w:b/>
          <w:i w:val="false"/>
        </w:rPr>
        <w:t xml:space="preserve">Table S3 | </w:t>
      </w:r>
      <w:del w:id="1188" w:author="Hossein Batebi" w:date="2026-09-26T00:00:00Z">
        <w:r>
          <w:rPr>
            <w:rFonts w:eastAsia="Times New Roman"/>
            <w:b/>
            <w:i w:val="false"/>
          </w:rPr>
          <w:delText xml:space="preserve">Receptor state </w:delText>
        </w:r>
      </w:del>
      <w:ins w:id="1189" w:author="Hossein Batebi" w:date="2026-09-26T00:00:00Z">
        <w:r>
          <w:rPr>
            <w:rFonts w:eastAsia="Times New Roman"/>
            <w:b/>
            <w:i w:val="false"/>
          </w:rPr>
          <w:t xml:space="preserve">Recovery of the annotated receptor </w:t>
        </w:r>
      </w:ins>
      <w:r>
        <w:rPr>
          <w:rFonts w:eastAsia="Times New Roman"/>
          <w:b/>
          <w:i w:val="false"/>
        </w:rPr>
        <w:t xml:space="preserve">activation </w:t>
      </w:r>
      <w:del w:id="1190" w:author="Hossein Batebi" w:date="2026-09-26T00:00:00Z">
        <w:r>
          <w:rPr>
            <w:rFonts w:eastAsia="Times New Roman"/>
            <w:b/>
            <w:i w:val="false"/>
          </w:rPr>
          <w:delText xml:space="preserve">prediction.</w:delText>
        </w:r>
      </w:del>
      <w:ins w:id="1191" w:author="Hossein Batebi" w:date="2026-09-26T00:00:00Z">
        <w:r>
          <w:rPr>
            <w:rFonts w:eastAsia="Times New Roman"/>
            <w:b/>
            <w:i w:val="false"/>
          </w:rPr>
          <w:t xml:space="preserve">state.</w:t>
        </w:r>
      </w:ins>
    </w:p>
    <w:tbl>
      <w:tblPr>
        <w:tblW w:w="9360" w:type="dxa"/>
        <w:jc w:val="left"/>
        <w:tblInd w:w="0" w:type="dxa"/>
        <w:tblLayout w:type="fixed"/>
        <w:tblCellMar>
          <w:top w:w="50" w:type="dxa"/>
          <w:left w:w="90" w:type="dxa"/>
          <w:bottom w:w="50" w:type="dxa"/>
          <w:right w:w="90" w:type="dxa"/>
        </w:tblCellMar>
      </w:tblPr>
      <w:tblGrid>
        <w:gridCol w:w="2340"/>
        <w:gridCol w:w="2340"/>
        <w:gridCol w:w="2340"/>
        <w:gridCol w:w="2339"/>
      </w:tblGrid>
      <w:tr>
        <w:trPr>
          <w:tblHeader w:val="true"/>
        </w:trPr>
        <w:tc>
          <w:tcPr>
            <w:tcW w:w="2340" w:type="dxa"/>
            <w:tcBorders>
              <w:top w:val="single" w:sz="4" w:space="0" w:color="B9B2C4"/>
              <w:bottom w:val="single" w:sz="2" w:space="0" w:color="E4E0EA"/>
            </w:tcBorders>
            <w:shd w:fill="F2EEF4" w:val="clear"/>
          </w:tcPr>
          <w:p>
            <w:pPr>
              <w:pStyle w:val="Normal"/>
              <w:spacing w:lineRule="auto" w:line="240" w:before="0" w:after="0"/>
              <w:rPr/>
            </w:pPr>
            <w:r>
              <w:rPr>
                <w:rFonts w:eastAsia="Times New Roman" w:cs="Arial"/>
                <w:b/>
                <w:bCs/>
                <w:sz w:val="17"/>
                <w:szCs w:val="16"/>
              </w:rPr>
              <w:t>Model</w:t>
            </w:r>
          </w:p>
        </w:tc>
        <w:tc>
          <w:tcPr>
            <w:tcW w:w="2340" w:type="dxa"/>
            <w:tcBorders>
              <w:top w:val="single" w:sz="4" w:space="0" w:color="B9B2C4"/>
              <w:bottom w:val="single" w:sz="2" w:space="0" w:color="E4E0EA"/>
            </w:tcBorders>
            <w:shd w:fill="F2EEF4" w:val="clear"/>
          </w:tcPr>
          <w:p>
            <w:pPr>
              <w:pStyle w:val="Normal"/>
              <w:spacing w:lineRule="auto" w:line="240" w:before="0" w:after="0"/>
              <w:rPr/>
            </w:pPr>
            <w:r>
              <w:rPr>
                <w:rFonts w:eastAsia="Times New Roman" w:cs="Arial"/>
                <w:b/>
                <w:bCs/>
                <w:sz w:val="17"/>
                <w:szCs w:val="16"/>
              </w:rPr>
              <w:t>ROC AUC</w:t>
            </w:r>
          </w:p>
        </w:tc>
        <w:tc>
          <w:tcPr>
            <w:tcW w:w="2340" w:type="dxa"/>
            <w:tcBorders>
              <w:top w:val="single" w:sz="4" w:space="0" w:color="B9B2C4"/>
              <w:bottom w:val="single" w:sz="2" w:space="0" w:color="E4E0EA"/>
            </w:tcBorders>
            <w:shd w:fill="F2EEF4" w:val="clear"/>
          </w:tcPr>
          <w:p>
            <w:pPr>
              <w:pStyle w:val="Normal"/>
              <w:spacing w:lineRule="auto" w:line="240" w:before="0" w:after="0"/>
              <w:rPr/>
            </w:pPr>
            <w:r>
              <w:rPr>
                <w:rFonts w:eastAsia="Times New Roman" w:cs="Arial"/>
                <w:b/>
                <w:bCs/>
                <w:sz w:val="17"/>
                <w:szCs w:val="16"/>
              </w:rPr>
              <w:t>CI low</w:t>
            </w:r>
          </w:p>
        </w:tc>
        <w:tc>
          <w:tcPr>
            <w:tcW w:w="2339" w:type="dxa"/>
            <w:tcBorders>
              <w:top w:val="single" w:sz="4" w:space="0" w:color="B9B2C4"/>
              <w:bottom w:val="single" w:sz="2" w:space="0" w:color="E4E0EA"/>
            </w:tcBorders>
            <w:shd w:fill="F2EEF4" w:val="clear"/>
          </w:tcPr>
          <w:p>
            <w:pPr>
              <w:pStyle w:val="Normal"/>
              <w:spacing w:lineRule="auto" w:line="240" w:before="0" w:after="0"/>
              <w:rPr/>
            </w:pPr>
            <w:r>
              <w:rPr>
                <w:rFonts w:eastAsia="Times New Roman" w:cs="Arial"/>
                <w:b/>
                <w:bCs/>
                <w:sz w:val="17"/>
                <w:szCs w:val="16"/>
              </w:rPr>
              <w:t>CI high</w:t>
            </w:r>
          </w:p>
        </w:tc>
      </w:tr>
      <w:tr>
        <w:trPr/>
        <w:tc>
          <w:tcPr>
            <w:tcW w:w="234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Minimal four feature code</w:t>
            </w:r>
          </w:p>
        </w:tc>
        <w:tc>
          <w:tcPr>
            <w:tcW w:w="234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0.996</w:t>
            </w:r>
          </w:p>
        </w:tc>
        <w:tc>
          <w:tcPr>
            <w:tcW w:w="234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0.989</w:t>
            </w:r>
          </w:p>
        </w:tc>
        <w:tc>
          <w:tcPr>
            <w:tcW w:w="2339"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1.000</w:t>
            </w:r>
          </w:p>
        </w:tc>
      </w:tr>
      <w:tr>
        <w:trPr/>
        <w:tc>
          <w:tcPr>
            <w:tcW w:w="234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Canonical geometry + ICL2</w:t>
            </w:r>
          </w:p>
        </w:tc>
        <w:tc>
          <w:tcPr>
            <w:tcW w:w="234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0.987</w:t>
            </w:r>
          </w:p>
        </w:tc>
        <w:tc>
          <w:tcPr>
            <w:tcW w:w="234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0.957</w:t>
            </w:r>
          </w:p>
        </w:tc>
        <w:tc>
          <w:tcPr>
            <w:tcW w:w="2339"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1.000</w:t>
            </w:r>
          </w:p>
        </w:tc>
      </w:tr>
      <w:tr>
        <w:trPr/>
        <w:tc>
          <w:tcPr>
            <w:tcW w:w="234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TM6 opening</w:t>
            </w:r>
          </w:p>
        </w:tc>
        <w:tc>
          <w:tcPr>
            <w:tcW w:w="234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0.986</w:t>
            </w:r>
          </w:p>
        </w:tc>
        <w:tc>
          <w:tcPr>
            <w:tcW w:w="234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0.960</w:t>
            </w:r>
          </w:p>
        </w:tc>
        <w:tc>
          <w:tcPr>
            <w:tcW w:w="2339"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1.000</w:t>
            </w:r>
          </w:p>
        </w:tc>
      </w:tr>
      <w:tr>
        <w:trPr/>
        <w:tc>
          <w:tcPr>
            <w:tcW w:w="234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Metadata</w:t>
            </w:r>
          </w:p>
        </w:tc>
        <w:tc>
          <w:tcPr>
            <w:tcW w:w="234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0.871</w:t>
            </w:r>
          </w:p>
        </w:tc>
        <w:tc>
          <w:tcPr>
            <w:tcW w:w="234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0.812</w:t>
            </w:r>
          </w:p>
        </w:tc>
        <w:tc>
          <w:tcPr>
            <w:tcW w:w="2339"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0.922</w:t>
            </w:r>
          </w:p>
        </w:tc>
      </w:tr>
      <w:tr>
        <w:trPr/>
        <w:tc>
          <w:tcPr>
            <w:tcW w:w="234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Availability</w:t>
            </w:r>
          </w:p>
        </w:tc>
        <w:tc>
          <w:tcPr>
            <w:tcW w:w="234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0.543</w:t>
            </w:r>
          </w:p>
        </w:tc>
        <w:tc>
          <w:tcPr>
            <w:tcW w:w="234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0.479</w:t>
            </w:r>
          </w:p>
        </w:tc>
        <w:tc>
          <w:tcPr>
            <w:tcW w:w="2339"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0.612</w:t>
            </w:r>
          </w:p>
        </w:tc>
      </w:tr>
      <w:tr>
        <w:trPr/>
        <w:tc>
          <w:tcPr>
            <w:tcW w:w="2340" w:type="dxa"/>
            <w:tcBorders>
              <w:top w:val="single" w:sz="2" w:space="0" w:color="E4E0EA"/>
              <w:bottom w:val="single" w:sz="4" w:space="0" w:color="B9B2C4"/>
            </w:tcBorders>
            <w:shd w:fill="FFFFFF" w:val="clear"/>
          </w:tcPr>
          <w:p>
            <w:pPr>
              <w:pStyle w:val="Normal"/>
              <w:spacing w:lineRule="auto" w:line="240" w:before="0" w:after="0"/>
              <w:rPr/>
            </w:pPr>
            <w:r>
              <w:rPr>
                <w:rFonts w:eastAsia="Times New Roman" w:cs="Arial"/>
                <w:b w:val="false"/>
                <w:bCs w:val="false"/>
                <w:sz w:val="16"/>
                <w:szCs w:val="16"/>
              </w:rPr>
              <w:t>ICL2</w:t>
            </w:r>
          </w:p>
        </w:tc>
        <w:tc>
          <w:tcPr>
            <w:tcW w:w="2340" w:type="dxa"/>
            <w:tcBorders>
              <w:top w:val="single" w:sz="2" w:space="0" w:color="E4E0EA"/>
              <w:bottom w:val="single" w:sz="4" w:space="0" w:color="B9B2C4"/>
            </w:tcBorders>
            <w:shd w:fill="FFFFFF" w:val="clear"/>
          </w:tcPr>
          <w:p>
            <w:pPr>
              <w:pStyle w:val="Normal"/>
              <w:spacing w:lineRule="auto" w:line="240" w:before="0" w:after="0"/>
              <w:rPr/>
            </w:pPr>
            <w:r>
              <w:rPr>
                <w:rFonts w:eastAsia="Times New Roman" w:cs="Arial"/>
                <w:b w:val="false"/>
                <w:bCs w:val="false"/>
                <w:sz w:val="16"/>
                <w:szCs w:val="16"/>
              </w:rPr>
              <w:t>0.555</w:t>
            </w:r>
          </w:p>
        </w:tc>
        <w:tc>
          <w:tcPr>
            <w:tcW w:w="2340" w:type="dxa"/>
            <w:tcBorders>
              <w:top w:val="single" w:sz="2" w:space="0" w:color="E4E0EA"/>
              <w:bottom w:val="single" w:sz="4" w:space="0" w:color="B9B2C4"/>
            </w:tcBorders>
            <w:shd w:fill="FFFFFF" w:val="clear"/>
          </w:tcPr>
          <w:p>
            <w:pPr>
              <w:pStyle w:val="Normal"/>
              <w:spacing w:lineRule="auto" w:line="240" w:before="0" w:after="0"/>
              <w:rPr/>
            </w:pPr>
            <w:r>
              <w:rPr>
                <w:rFonts w:eastAsia="Times New Roman" w:cs="Arial"/>
                <w:b w:val="false"/>
                <w:bCs w:val="false"/>
                <w:sz w:val="16"/>
                <w:szCs w:val="16"/>
              </w:rPr>
              <w:t>0.496</w:t>
            </w:r>
          </w:p>
        </w:tc>
        <w:tc>
          <w:tcPr>
            <w:tcW w:w="2339" w:type="dxa"/>
            <w:tcBorders>
              <w:top w:val="single" w:sz="2" w:space="0" w:color="E4E0EA"/>
              <w:bottom w:val="single" w:sz="4" w:space="0" w:color="B9B2C4"/>
            </w:tcBorders>
            <w:shd w:fill="FFFFFF" w:val="clear"/>
          </w:tcPr>
          <w:p>
            <w:pPr>
              <w:pStyle w:val="Normal"/>
              <w:spacing w:lineRule="auto" w:line="240" w:before="0" w:after="0"/>
              <w:rPr/>
            </w:pPr>
            <w:r>
              <w:rPr>
                <w:rFonts w:eastAsia="Times New Roman" w:cs="Arial"/>
                <w:b w:val="false"/>
                <w:bCs w:val="false"/>
                <w:sz w:val="16"/>
                <w:szCs w:val="16"/>
              </w:rPr>
              <w:t>0.629</w:t>
            </w:r>
          </w:p>
        </w:tc>
      </w:tr>
    </w:tbl>
    <w:p>
      <w:pPr>
        <w:pStyle w:val="Normal"/>
        <w:spacing w:lineRule="exact" w:line="290" w:before="0" w:after="180"/>
        <w:jc w:val="both"/>
        <w:rPr/>
      </w:pPr>
      <w:r>
        <w:rPr/>
      </w:r>
    </w:p>
    <w:p>
      <w:pPr>
        <w:pStyle w:val="Heading2"/>
        <w:spacing w:lineRule="exact" w:line="250" w:before="140" w:after="100"/>
        <w:jc w:val="both"/>
        <w:rPr/>
      </w:pPr>
      <w:r>
        <w:rPr>
          <w:rFonts w:eastAsia="Times New Roman"/>
          <w:b/>
          <w:i w:val="false"/>
        </w:rPr>
        <w:t>Table S4 | Matched sequence and endpoint structure models on identical receptor grouped folds.</w:t>
      </w:r>
    </w:p>
    <w:tbl>
      <w:tblPr>
        <w:tblW w:w="9360" w:type="dxa"/>
        <w:jc w:val="left"/>
        <w:tblInd w:w="0" w:type="dxa"/>
        <w:tblLayout w:type="fixed"/>
        <w:tblCellMar>
          <w:top w:w="50" w:type="dxa"/>
          <w:left w:w="90" w:type="dxa"/>
          <w:bottom w:w="50" w:type="dxa"/>
          <w:right w:w="90" w:type="dxa"/>
        </w:tblCellMar>
      </w:tblPr>
      <w:tblGrid>
        <w:gridCol w:w="1872"/>
        <w:gridCol w:w="1872"/>
        <w:gridCol w:w="1872"/>
        <w:gridCol w:w="1872"/>
        <w:gridCol w:w="1872"/>
      </w:tblGrid>
      <w:tr>
        <w:trPr>
          <w:tblHeader w:val="true"/>
        </w:trPr>
        <w:tc>
          <w:tcPr>
            <w:tcW w:w="1872" w:type="dxa"/>
            <w:tcBorders>
              <w:top w:val="single" w:sz="4" w:space="0" w:color="B9B2C4"/>
              <w:bottom w:val="single" w:sz="2" w:space="0" w:color="E4E0EA"/>
            </w:tcBorders>
            <w:shd w:fill="F2EEF4" w:val="clear"/>
          </w:tcPr>
          <w:p>
            <w:pPr>
              <w:pStyle w:val="Normal"/>
              <w:spacing w:lineRule="auto" w:line="240" w:before="0" w:after="0"/>
              <w:rPr/>
            </w:pPr>
            <w:r>
              <w:rPr>
                <w:rFonts w:eastAsia="Times New Roman" w:cs="Arial"/>
                <w:b/>
                <w:bCs/>
                <w:sz w:val="17"/>
                <w:szCs w:val="16"/>
              </w:rPr>
              <w:t>Model</w:t>
            </w:r>
          </w:p>
        </w:tc>
        <w:tc>
          <w:tcPr>
            <w:tcW w:w="1872" w:type="dxa"/>
            <w:tcBorders>
              <w:top w:val="single" w:sz="4" w:space="0" w:color="B9B2C4"/>
              <w:bottom w:val="single" w:sz="2" w:space="0" w:color="E4E0EA"/>
            </w:tcBorders>
            <w:shd w:fill="F2EEF4" w:val="clear"/>
          </w:tcPr>
          <w:p>
            <w:pPr>
              <w:pStyle w:val="Normal"/>
              <w:spacing w:lineRule="auto" w:line="240" w:before="0" w:after="0"/>
              <w:rPr/>
            </w:pPr>
            <w:r>
              <w:rPr>
                <w:rFonts w:eastAsia="Times New Roman" w:cs="Arial"/>
                <w:b/>
                <w:bCs/>
                <w:sz w:val="17"/>
                <w:szCs w:val="16"/>
              </w:rPr>
              <w:t>Macro ROC AUC</w:t>
            </w:r>
          </w:p>
        </w:tc>
        <w:tc>
          <w:tcPr>
            <w:tcW w:w="1872" w:type="dxa"/>
            <w:tcBorders>
              <w:top w:val="single" w:sz="4" w:space="0" w:color="B9B2C4"/>
              <w:bottom w:val="single" w:sz="2" w:space="0" w:color="E4E0EA"/>
            </w:tcBorders>
            <w:shd w:fill="F2EEF4" w:val="clear"/>
          </w:tcPr>
          <w:p>
            <w:pPr>
              <w:pStyle w:val="Normal"/>
              <w:spacing w:lineRule="auto" w:line="240" w:before="0" w:after="0"/>
              <w:rPr/>
            </w:pPr>
            <w:r>
              <w:rPr>
                <w:rFonts w:eastAsia="Times New Roman" w:cs="Arial"/>
                <w:b/>
                <w:bCs/>
                <w:sz w:val="17"/>
                <w:szCs w:val="16"/>
              </w:rPr>
              <w:t>CI low</w:t>
            </w:r>
          </w:p>
        </w:tc>
        <w:tc>
          <w:tcPr>
            <w:tcW w:w="1872" w:type="dxa"/>
            <w:tcBorders>
              <w:top w:val="single" w:sz="4" w:space="0" w:color="B9B2C4"/>
              <w:bottom w:val="single" w:sz="2" w:space="0" w:color="E4E0EA"/>
            </w:tcBorders>
            <w:shd w:fill="F2EEF4" w:val="clear"/>
          </w:tcPr>
          <w:p>
            <w:pPr>
              <w:pStyle w:val="Normal"/>
              <w:spacing w:lineRule="auto" w:line="240" w:before="0" w:after="0"/>
              <w:rPr/>
            </w:pPr>
            <w:r>
              <w:rPr>
                <w:rFonts w:eastAsia="Times New Roman" w:cs="Arial"/>
                <w:b/>
                <w:bCs/>
                <w:sz w:val="17"/>
                <w:szCs w:val="16"/>
              </w:rPr>
              <w:t>CI high</w:t>
            </w:r>
          </w:p>
        </w:tc>
        <w:tc>
          <w:tcPr>
            <w:tcW w:w="1872" w:type="dxa"/>
            <w:tcBorders>
              <w:top w:val="single" w:sz="4" w:space="0" w:color="B9B2C4"/>
              <w:bottom w:val="single" w:sz="2" w:space="0" w:color="E4E0EA"/>
            </w:tcBorders>
            <w:shd w:fill="F2EEF4" w:val="clear"/>
          </w:tcPr>
          <w:p>
            <w:pPr>
              <w:pStyle w:val="Normal"/>
              <w:spacing w:lineRule="auto" w:line="240" w:before="0" w:after="0"/>
              <w:rPr/>
            </w:pPr>
            <w:r>
              <w:rPr>
                <w:rFonts w:eastAsia="Times New Roman" w:cs="Arial"/>
                <w:b/>
                <w:bCs/>
                <w:sz w:val="17"/>
                <w:szCs w:val="16"/>
              </w:rPr>
              <w:t>Log loss</w:t>
            </w:r>
          </w:p>
        </w:tc>
      </w:tr>
      <w:tr>
        <w:trPr/>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geometry</w:t>
            </w:r>
          </w:p>
        </w:tc>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0.722</w:t>
            </w:r>
          </w:p>
        </w:tc>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0.668</w:t>
            </w:r>
          </w:p>
        </w:tc>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0.778</w:t>
            </w:r>
          </w:p>
        </w:tc>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1.081</w:t>
            </w:r>
          </w:p>
        </w:tc>
      </w:tr>
      <w:tr>
        <w:trPr/>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adjusted structure</w:t>
            </w:r>
          </w:p>
        </w:tc>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0.721</w:t>
            </w:r>
          </w:p>
        </w:tc>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0.669</w:t>
            </w:r>
          </w:p>
        </w:tc>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0.775</w:t>
            </w:r>
          </w:p>
        </w:tc>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1.292</w:t>
            </w:r>
          </w:p>
        </w:tc>
      </w:tr>
      <w:tr>
        <w:trPr/>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sequence</w:t>
            </w:r>
          </w:p>
        </w:tc>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0.797</w:t>
            </w:r>
          </w:p>
        </w:tc>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0.754</w:t>
            </w:r>
          </w:p>
        </w:tc>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0.840</w:t>
            </w:r>
          </w:p>
        </w:tc>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0.844</w:t>
            </w:r>
          </w:p>
        </w:tc>
      </w:tr>
      <w:tr>
        <w:trPr/>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sequence plus structure</w:t>
            </w:r>
          </w:p>
        </w:tc>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0.744</w:t>
            </w:r>
          </w:p>
        </w:tc>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0.694</w:t>
            </w:r>
          </w:p>
        </w:tc>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0.794</w:t>
            </w:r>
          </w:p>
        </w:tc>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1.307</w:t>
            </w:r>
          </w:p>
        </w:tc>
      </w:tr>
      <w:tr>
        <w:trPr/>
        <w:tc>
          <w:tcPr>
            <w:tcW w:w="1872" w:type="dxa"/>
            <w:tcBorders>
              <w:top w:val="single" w:sz="2" w:space="0" w:color="E4E0EA"/>
              <w:bottom w:val="single" w:sz="4" w:space="0" w:color="B9B2C4"/>
            </w:tcBorders>
            <w:shd w:fill="FFFFFF" w:val="clear"/>
          </w:tcPr>
          <w:p>
            <w:pPr>
              <w:pStyle w:val="Normal"/>
              <w:spacing w:lineRule="auto" w:line="240" w:before="0" w:after="0"/>
              <w:rPr/>
            </w:pPr>
            <w:r>
              <w:rPr>
                <w:rFonts w:eastAsia="Times New Roman" w:cs="Arial"/>
                <w:b w:val="false"/>
                <w:bCs w:val="false"/>
                <w:sz w:val="16"/>
                <w:szCs w:val="16"/>
              </w:rPr>
              <w:t>missingness</w:t>
            </w:r>
          </w:p>
        </w:tc>
        <w:tc>
          <w:tcPr>
            <w:tcW w:w="1872" w:type="dxa"/>
            <w:tcBorders>
              <w:top w:val="single" w:sz="2" w:space="0" w:color="E4E0EA"/>
              <w:bottom w:val="single" w:sz="4" w:space="0" w:color="B9B2C4"/>
            </w:tcBorders>
            <w:shd w:fill="FFFFFF" w:val="clear"/>
          </w:tcPr>
          <w:p>
            <w:pPr>
              <w:pStyle w:val="Normal"/>
              <w:spacing w:lineRule="auto" w:line="240" w:before="0" w:after="0"/>
              <w:rPr/>
            </w:pPr>
            <w:r>
              <w:rPr>
                <w:rFonts w:eastAsia="Times New Roman" w:cs="Arial"/>
                <w:b w:val="false"/>
                <w:bCs w:val="false"/>
                <w:sz w:val="16"/>
                <w:szCs w:val="16"/>
              </w:rPr>
              <w:t>0.630</w:t>
            </w:r>
          </w:p>
        </w:tc>
        <w:tc>
          <w:tcPr>
            <w:tcW w:w="1872" w:type="dxa"/>
            <w:tcBorders>
              <w:top w:val="single" w:sz="2" w:space="0" w:color="E4E0EA"/>
              <w:bottom w:val="single" w:sz="4" w:space="0" w:color="B9B2C4"/>
            </w:tcBorders>
            <w:shd w:fill="FFFFFF" w:val="clear"/>
          </w:tcPr>
          <w:p>
            <w:pPr>
              <w:pStyle w:val="Normal"/>
              <w:spacing w:lineRule="auto" w:line="240" w:before="0" w:after="0"/>
              <w:rPr/>
            </w:pPr>
            <w:r>
              <w:rPr>
                <w:rFonts w:eastAsia="Times New Roman" w:cs="Arial"/>
                <w:b w:val="false"/>
                <w:bCs w:val="false"/>
                <w:sz w:val="16"/>
                <w:szCs w:val="16"/>
              </w:rPr>
              <w:t>0.573</w:t>
            </w:r>
          </w:p>
        </w:tc>
        <w:tc>
          <w:tcPr>
            <w:tcW w:w="1872" w:type="dxa"/>
            <w:tcBorders>
              <w:top w:val="single" w:sz="2" w:space="0" w:color="E4E0EA"/>
              <w:bottom w:val="single" w:sz="4" w:space="0" w:color="B9B2C4"/>
            </w:tcBorders>
            <w:shd w:fill="FFFFFF" w:val="clear"/>
          </w:tcPr>
          <w:p>
            <w:pPr>
              <w:pStyle w:val="Normal"/>
              <w:spacing w:lineRule="auto" w:line="240" w:before="0" w:after="0"/>
              <w:rPr/>
            </w:pPr>
            <w:r>
              <w:rPr>
                <w:rFonts w:eastAsia="Times New Roman" w:cs="Arial"/>
                <w:b w:val="false"/>
                <w:bCs w:val="false"/>
                <w:sz w:val="16"/>
                <w:szCs w:val="16"/>
              </w:rPr>
              <w:t>0.683</w:t>
            </w:r>
          </w:p>
        </w:tc>
        <w:tc>
          <w:tcPr>
            <w:tcW w:w="1872" w:type="dxa"/>
            <w:tcBorders>
              <w:top w:val="single" w:sz="2" w:space="0" w:color="E4E0EA"/>
              <w:bottom w:val="single" w:sz="4" w:space="0" w:color="B9B2C4"/>
            </w:tcBorders>
            <w:shd w:fill="FFFFFF" w:val="clear"/>
          </w:tcPr>
          <w:p>
            <w:pPr>
              <w:pStyle w:val="Normal"/>
              <w:spacing w:lineRule="auto" w:line="240" w:before="0" w:after="0"/>
              <w:rPr/>
            </w:pPr>
            <w:r>
              <w:rPr>
                <w:rFonts w:eastAsia="Times New Roman" w:cs="Arial"/>
                <w:b w:val="false"/>
                <w:bCs w:val="false"/>
                <w:sz w:val="16"/>
                <w:szCs w:val="16"/>
              </w:rPr>
              <w:t>1.056</w:t>
            </w:r>
          </w:p>
        </w:tc>
      </w:tr>
    </w:tbl>
    <w:p>
      <w:pPr>
        <w:pStyle w:val="Normal"/>
        <w:spacing w:lineRule="exact" w:line="290" w:before="0" w:after="180"/>
        <w:jc w:val="both"/>
        <w:rPr/>
      </w:pPr>
      <w:r>
        <w:rPr/>
      </w:r>
    </w:p>
    <w:p>
      <w:pPr>
        <w:pStyle w:val="Heading2"/>
        <w:spacing w:lineRule="exact" w:line="250" w:before="140" w:after="100"/>
        <w:jc w:val="both"/>
        <w:rPr/>
      </w:pPr>
      <w:r>
        <w:rPr>
          <w:rFonts w:eastAsia="Times New Roman"/>
          <w:b/>
          <w:i w:val="false"/>
        </w:rPr>
        <w:t>Table S5 | Paired representation differences.</w:t>
      </w:r>
    </w:p>
    <w:tbl>
      <w:tblPr>
        <w:tblW w:w="9360" w:type="dxa"/>
        <w:jc w:val="left"/>
        <w:tblInd w:w="0" w:type="dxa"/>
        <w:tblLayout w:type="fixed"/>
        <w:tblCellMar>
          <w:top w:w="50" w:type="dxa"/>
          <w:left w:w="90" w:type="dxa"/>
          <w:bottom w:w="50" w:type="dxa"/>
          <w:right w:w="90" w:type="dxa"/>
        </w:tblCellMar>
      </w:tblPr>
      <w:tblGrid>
        <w:gridCol w:w="1560"/>
        <w:gridCol w:w="1559"/>
        <w:gridCol w:w="1561"/>
        <w:gridCol w:w="1560"/>
        <w:gridCol w:w="1559"/>
        <w:gridCol w:w="1560"/>
      </w:tblGrid>
      <w:tr>
        <w:trPr>
          <w:tblHeader w:val="true"/>
        </w:trPr>
        <w:tc>
          <w:tcPr>
            <w:tcW w:w="1560" w:type="dxa"/>
            <w:tcBorders>
              <w:top w:val="single" w:sz="4" w:space="0" w:color="B9B2C4"/>
              <w:bottom w:val="single" w:sz="2" w:space="0" w:color="E4E0EA"/>
            </w:tcBorders>
            <w:shd w:fill="F2EEF4" w:val="clear"/>
          </w:tcPr>
          <w:p>
            <w:pPr>
              <w:pStyle w:val="Normal"/>
              <w:spacing w:lineRule="auto" w:line="240" w:before="0" w:after="0"/>
              <w:rPr/>
            </w:pPr>
            <w:r>
              <w:rPr>
                <w:rFonts w:eastAsia="Times New Roman" w:cs="Arial"/>
                <w:b/>
                <w:bCs/>
                <w:sz w:val="17"/>
                <w:szCs w:val="16"/>
              </w:rPr>
              <w:t>Baseline</w:t>
            </w:r>
          </w:p>
        </w:tc>
        <w:tc>
          <w:tcPr>
            <w:tcW w:w="1559" w:type="dxa"/>
            <w:tcBorders>
              <w:top w:val="single" w:sz="4" w:space="0" w:color="B9B2C4"/>
              <w:bottom w:val="single" w:sz="2" w:space="0" w:color="E4E0EA"/>
            </w:tcBorders>
            <w:shd w:fill="F2EEF4" w:val="clear"/>
          </w:tcPr>
          <w:p>
            <w:pPr>
              <w:pStyle w:val="Normal"/>
              <w:spacing w:lineRule="auto" w:line="240" w:before="0" w:after="0"/>
              <w:rPr/>
            </w:pPr>
            <w:r>
              <w:rPr>
                <w:rFonts w:eastAsia="Times New Roman" w:cs="Arial"/>
                <w:b/>
                <w:bCs/>
                <w:sz w:val="17"/>
                <w:szCs w:val="16"/>
              </w:rPr>
              <w:t>Candidate</w:t>
            </w:r>
          </w:p>
        </w:tc>
        <w:tc>
          <w:tcPr>
            <w:tcW w:w="1561" w:type="dxa"/>
            <w:tcBorders>
              <w:top w:val="single" w:sz="4" w:space="0" w:color="B9B2C4"/>
              <w:bottom w:val="single" w:sz="2" w:space="0" w:color="E4E0EA"/>
            </w:tcBorders>
            <w:shd w:fill="F2EEF4" w:val="clear"/>
          </w:tcPr>
          <w:p>
            <w:pPr>
              <w:pStyle w:val="Normal"/>
              <w:spacing w:lineRule="auto" w:line="240" w:before="0" w:after="0"/>
              <w:rPr/>
            </w:pPr>
            <w:r>
              <w:rPr>
                <w:rFonts w:eastAsia="Times New Roman" w:cs="Arial"/>
                <w:b/>
                <w:bCs/>
                <w:sz w:val="17"/>
                <w:szCs w:val="16"/>
              </w:rPr>
              <w:t>ΔAUC</w:t>
            </w:r>
          </w:p>
        </w:tc>
        <w:tc>
          <w:tcPr>
            <w:tcW w:w="1560" w:type="dxa"/>
            <w:tcBorders>
              <w:top w:val="single" w:sz="4" w:space="0" w:color="B9B2C4"/>
              <w:bottom w:val="single" w:sz="2" w:space="0" w:color="E4E0EA"/>
            </w:tcBorders>
            <w:shd w:fill="F2EEF4" w:val="clear"/>
          </w:tcPr>
          <w:p>
            <w:pPr>
              <w:pStyle w:val="Normal"/>
              <w:spacing w:lineRule="auto" w:line="240" w:before="0" w:after="0"/>
              <w:rPr/>
            </w:pPr>
            <w:r>
              <w:rPr>
                <w:rFonts w:eastAsia="Times New Roman" w:cs="Arial"/>
                <w:b/>
                <w:bCs/>
                <w:sz w:val="17"/>
                <w:szCs w:val="16"/>
              </w:rPr>
              <w:t>CI low</w:t>
            </w:r>
          </w:p>
        </w:tc>
        <w:tc>
          <w:tcPr>
            <w:tcW w:w="1559" w:type="dxa"/>
            <w:tcBorders>
              <w:top w:val="single" w:sz="4" w:space="0" w:color="B9B2C4"/>
              <w:bottom w:val="single" w:sz="2" w:space="0" w:color="E4E0EA"/>
            </w:tcBorders>
            <w:shd w:fill="F2EEF4" w:val="clear"/>
          </w:tcPr>
          <w:p>
            <w:pPr>
              <w:pStyle w:val="Normal"/>
              <w:spacing w:lineRule="auto" w:line="240" w:before="0" w:after="0"/>
              <w:rPr/>
            </w:pPr>
            <w:r>
              <w:rPr>
                <w:rFonts w:eastAsia="Times New Roman" w:cs="Arial"/>
                <w:b/>
                <w:bCs/>
                <w:sz w:val="17"/>
                <w:szCs w:val="16"/>
              </w:rPr>
              <w:t>CI high</w:t>
            </w:r>
          </w:p>
        </w:tc>
        <w:tc>
          <w:tcPr>
            <w:tcW w:w="1560" w:type="dxa"/>
            <w:tcBorders>
              <w:top w:val="single" w:sz="4" w:space="0" w:color="B9B2C4"/>
              <w:bottom w:val="single" w:sz="2" w:space="0" w:color="E4E0EA"/>
            </w:tcBorders>
            <w:shd w:fill="F2EEF4" w:val="clear"/>
          </w:tcPr>
          <w:p>
            <w:pPr>
              <w:pStyle w:val="Normal"/>
              <w:spacing w:lineRule="auto" w:line="240" w:before="0" w:after="0"/>
              <w:rPr/>
            </w:pPr>
            <w:r>
              <w:rPr>
                <w:rFonts w:eastAsia="Times New Roman" w:cs="Arial"/>
                <w:b/>
                <w:bCs/>
                <w:sz w:val="17"/>
                <w:szCs w:val="16"/>
              </w:rPr>
              <w:t>Δ log loss</w:t>
            </w:r>
          </w:p>
        </w:tc>
      </w:tr>
      <w:tr>
        <w:trPr/>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geometry</w:t>
            </w:r>
          </w:p>
        </w:tc>
        <w:tc>
          <w:tcPr>
            <w:tcW w:w="1559"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sequence</w:t>
            </w:r>
          </w:p>
        </w:tc>
        <w:tc>
          <w:tcPr>
            <w:tcW w:w="1561"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0.075</w:t>
            </w:r>
          </w:p>
        </w:tc>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0.020</w:t>
            </w:r>
          </w:p>
        </w:tc>
        <w:tc>
          <w:tcPr>
            <w:tcW w:w="1559"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0.128</w:t>
            </w:r>
          </w:p>
        </w:tc>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-0.236</w:t>
            </w:r>
          </w:p>
        </w:tc>
      </w:tr>
      <w:tr>
        <w:trPr/>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adjusted structure</w:t>
            </w:r>
          </w:p>
        </w:tc>
        <w:tc>
          <w:tcPr>
            <w:tcW w:w="1559"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sequence</w:t>
            </w:r>
          </w:p>
        </w:tc>
        <w:tc>
          <w:tcPr>
            <w:tcW w:w="1561"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0.075</w:t>
            </w:r>
          </w:p>
        </w:tc>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0.023</w:t>
            </w:r>
          </w:p>
        </w:tc>
        <w:tc>
          <w:tcPr>
            <w:tcW w:w="1559"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0.130</w:t>
            </w:r>
          </w:p>
        </w:tc>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-0.447</w:t>
            </w:r>
          </w:p>
        </w:tc>
      </w:tr>
      <w:tr>
        <w:trPr/>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sequence</w:t>
            </w:r>
          </w:p>
        </w:tc>
        <w:tc>
          <w:tcPr>
            <w:tcW w:w="1559"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sequence plus structure</w:t>
            </w:r>
          </w:p>
        </w:tc>
        <w:tc>
          <w:tcPr>
            <w:tcW w:w="1561"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-0.053</w:t>
            </w:r>
          </w:p>
        </w:tc>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-0.100</w:t>
            </w:r>
          </w:p>
        </w:tc>
        <w:tc>
          <w:tcPr>
            <w:tcW w:w="1559"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-0.007</w:t>
            </w:r>
          </w:p>
        </w:tc>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0.462</w:t>
            </w:r>
          </w:p>
        </w:tc>
      </w:tr>
      <w:tr>
        <w:trPr/>
        <w:tc>
          <w:tcPr>
            <w:tcW w:w="1560" w:type="dxa"/>
            <w:tcBorders>
              <w:top w:val="single" w:sz="2" w:space="0" w:color="E4E0EA"/>
              <w:bottom w:val="single" w:sz="4" w:space="0" w:color="B9B2C4"/>
            </w:tcBorders>
            <w:shd w:fill="FFFFFF" w:val="clear"/>
          </w:tcPr>
          <w:p>
            <w:pPr>
              <w:pStyle w:val="Normal"/>
              <w:spacing w:lineRule="auto" w:line="240" w:before="0" w:after="0"/>
              <w:rPr/>
            </w:pPr>
            <w:r>
              <w:rPr>
                <w:rFonts w:eastAsia="Times New Roman" w:cs="Arial"/>
                <w:b w:val="false"/>
                <w:bCs w:val="false"/>
                <w:sz w:val="16"/>
                <w:szCs w:val="16"/>
              </w:rPr>
              <w:t>missingness</w:t>
            </w:r>
          </w:p>
        </w:tc>
        <w:tc>
          <w:tcPr>
            <w:tcW w:w="1559" w:type="dxa"/>
            <w:tcBorders>
              <w:top w:val="single" w:sz="2" w:space="0" w:color="E4E0EA"/>
              <w:bottom w:val="single" w:sz="4" w:space="0" w:color="B9B2C4"/>
            </w:tcBorders>
            <w:shd w:fill="FFFFFF" w:val="clear"/>
          </w:tcPr>
          <w:p>
            <w:pPr>
              <w:pStyle w:val="Normal"/>
              <w:spacing w:lineRule="auto" w:line="240" w:before="0" w:after="0"/>
              <w:rPr/>
            </w:pPr>
            <w:r>
              <w:rPr>
                <w:rFonts w:eastAsia="Times New Roman" w:cs="Arial"/>
                <w:b w:val="false"/>
                <w:bCs w:val="false"/>
                <w:sz w:val="16"/>
                <w:szCs w:val="16"/>
              </w:rPr>
              <w:t>adjusted structure</w:t>
            </w:r>
          </w:p>
        </w:tc>
        <w:tc>
          <w:tcPr>
            <w:tcW w:w="1561" w:type="dxa"/>
            <w:tcBorders>
              <w:top w:val="single" w:sz="2" w:space="0" w:color="E4E0EA"/>
              <w:bottom w:val="single" w:sz="4" w:space="0" w:color="B9B2C4"/>
            </w:tcBorders>
            <w:shd w:fill="FFFFFF" w:val="clear"/>
          </w:tcPr>
          <w:p>
            <w:pPr>
              <w:pStyle w:val="Normal"/>
              <w:spacing w:lineRule="auto" w:line="240" w:before="0" w:after="0"/>
              <w:rPr/>
            </w:pPr>
            <w:r>
              <w:rPr>
                <w:rFonts w:eastAsia="Times New Roman" w:cs="Arial"/>
                <w:b w:val="false"/>
                <w:bCs w:val="false"/>
                <w:sz w:val="16"/>
                <w:szCs w:val="16"/>
              </w:rPr>
              <w:t>0.091</w:t>
            </w:r>
          </w:p>
        </w:tc>
        <w:tc>
          <w:tcPr>
            <w:tcW w:w="1560" w:type="dxa"/>
            <w:tcBorders>
              <w:top w:val="single" w:sz="2" w:space="0" w:color="E4E0EA"/>
              <w:bottom w:val="single" w:sz="4" w:space="0" w:color="B9B2C4"/>
            </w:tcBorders>
            <w:shd w:fill="FFFFFF" w:val="clear"/>
          </w:tcPr>
          <w:p>
            <w:pPr>
              <w:pStyle w:val="Normal"/>
              <w:spacing w:lineRule="auto" w:line="240" w:before="0" w:after="0"/>
              <w:rPr/>
            </w:pPr>
            <w:r>
              <w:rPr>
                <w:rFonts w:eastAsia="Times New Roman" w:cs="Arial"/>
                <w:b w:val="false"/>
                <w:bCs w:val="false"/>
                <w:sz w:val="16"/>
                <w:szCs w:val="16"/>
              </w:rPr>
              <w:t>0.031</w:t>
            </w:r>
          </w:p>
        </w:tc>
        <w:tc>
          <w:tcPr>
            <w:tcW w:w="1559" w:type="dxa"/>
            <w:tcBorders>
              <w:top w:val="single" w:sz="2" w:space="0" w:color="E4E0EA"/>
              <w:bottom w:val="single" w:sz="4" w:space="0" w:color="B9B2C4"/>
            </w:tcBorders>
            <w:shd w:fill="FFFFFF" w:val="clear"/>
          </w:tcPr>
          <w:p>
            <w:pPr>
              <w:pStyle w:val="Normal"/>
              <w:spacing w:lineRule="auto" w:line="240" w:before="0" w:after="0"/>
              <w:rPr/>
            </w:pPr>
            <w:r>
              <w:rPr>
                <w:rFonts w:eastAsia="Times New Roman" w:cs="Arial"/>
                <w:b w:val="false"/>
                <w:bCs w:val="false"/>
                <w:sz w:val="16"/>
                <w:szCs w:val="16"/>
              </w:rPr>
              <w:t>0.156</w:t>
            </w:r>
          </w:p>
        </w:tc>
        <w:tc>
          <w:tcPr>
            <w:tcW w:w="1560" w:type="dxa"/>
            <w:tcBorders>
              <w:top w:val="single" w:sz="2" w:space="0" w:color="E4E0EA"/>
              <w:bottom w:val="single" w:sz="4" w:space="0" w:color="B9B2C4"/>
            </w:tcBorders>
            <w:shd w:fill="FFFFFF" w:val="clear"/>
          </w:tcPr>
          <w:p>
            <w:pPr>
              <w:pStyle w:val="Normal"/>
              <w:spacing w:lineRule="auto" w:line="240" w:before="0" w:after="0"/>
              <w:rPr/>
            </w:pPr>
            <w:r>
              <w:rPr>
                <w:rFonts w:eastAsia="Times New Roman" w:cs="Arial"/>
                <w:b w:val="false"/>
                <w:bCs w:val="false"/>
                <w:sz w:val="16"/>
                <w:szCs w:val="16"/>
              </w:rPr>
              <w:t>0.236</w:t>
            </w:r>
          </w:p>
        </w:tc>
      </w:tr>
    </w:tbl>
    <w:p>
      <w:pPr>
        <w:pStyle w:val="Normal"/>
        <w:spacing w:lineRule="exact" w:line="290" w:before="0" w:after="180"/>
        <w:jc w:val="both"/>
        <w:rPr/>
      </w:pPr>
      <w:r>
        <w:rPr/>
      </w:r>
    </w:p>
    <w:p>
      <w:pPr>
        <w:pStyle w:val="Heading2"/>
        <w:spacing w:lineRule="exact" w:line="250" w:before="140" w:after="100"/>
        <w:jc w:val="both"/>
        <w:rPr/>
      </w:pPr>
      <w:r>
        <w:t xml:space="preserve">Table S6 | Fixed feature temporal holdout </w:t>
      </w:r>
      <w:del w:id="1192" w:author="Hossein Batebi" w:date="2026-09-26T00:00:00Z">
        <w:r>
          <w:delText xml:space="preserve">performance.</w:delText>
        </w:r>
      </w:del>
      <w:ins w:id="1193" w:author="Hossein Batebi" w:date="2026-09-26T00:00:00Z">
        <w:r>
          <w:t xml:space="preserve">performance. Metadata models exclude deposition year.</w:t>
        </w:r>
      </w:ins>
    </w:p>
    <w:tbl>
      <w:tblPr>
        <w:tblW w:w="9359" w:type="dxa"/>
        <w:jc w:val="left"/>
        <w:tblInd w:w="0" w:type="dxa"/>
        <w:tblLayout w:type="fixed"/>
        <w:tblCellMar>
          <w:top w:w="50" w:type="dxa"/>
          <w:left w:w="90" w:type="dxa"/>
          <w:bottom w:w="50" w:type="dxa"/>
          <w:right w:w="90" w:type="dxa"/>
        </w:tblCellMar>
      </w:tblPr>
      <w:tblGrid>
        <w:gridCol w:w="1337"/>
        <w:gridCol w:w="1336"/>
        <w:gridCol w:w="1338"/>
        <w:gridCol w:w="1336"/>
        <w:gridCol w:w="1338"/>
        <w:gridCol w:w="1336"/>
        <w:gridCol w:w="1337"/>
      </w:tblGrid>
      <w:tr>
        <w:trPr>
          <w:tblHeader w:val="true"/>
        </w:trPr>
        <w:tc>
          <w:tcPr>
            <w:tcW w:w="1337" w:type="dxa"/>
            <w:tcBorders>
              <w:top w:val="single" w:sz="4" w:space="0" w:color="B9B2C4"/>
              <w:bottom w:val="single" w:sz="2" w:space="0" w:color="E4E0EA"/>
            </w:tcBorders>
            <w:shd w:fill="F2EEF4" w:val="clear"/>
          </w:tcPr>
          <w:p>
            <w:pPr>
              <w:pStyle w:val="Normal"/>
              <w:spacing w:lineRule="auto" w:line="240" w:before="0" w:after="0"/>
              <w:rPr/>
            </w:pPr>
            <w:r>
              <w:rPr>
                <w:rFonts w:eastAsia="Times New Roman" w:cs="Arial"/>
                <w:b/>
                <w:bCs/>
                <w:sz w:val="17"/>
                <w:szCs w:val="16"/>
              </w:rPr>
              <w:t>Cutoff</w:t>
            </w:r>
          </w:p>
        </w:tc>
        <w:tc>
          <w:tcPr>
            <w:tcW w:w="1336" w:type="dxa"/>
            <w:tcBorders>
              <w:top w:val="single" w:sz="4" w:space="0" w:color="B9B2C4"/>
              <w:bottom w:val="single" w:sz="2" w:space="0" w:color="E4E0EA"/>
            </w:tcBorders>
            <w:shd w:fill="F2EEF4" w:val="clear"/>
          </w:tcPr>
          <w:p>
            <w:pPr>
              <w:pStyle w:val="Normal"/>
              <w:spacing w:lineRule="auto" w:line="240" w:before="0" w:after="0"/>
              <w:rPr/>
            </w:pPr>
            <w:r>
              <w:rPr>
                <w:rFonts w:eastAsia="Times New Roman" w:cs="Arial"/>
                <w:b/>
                <w:bCs/>
                <w:sz w:val="17"/>
                <w:szCs w:val="16"/>
              </w:rPr>
              <w:t>Model</w:t>
            </w:r>
          </w:p>
        </w:tc>
        <w:tc>
          <w:tcPr>
            <w:tcW w:w="1338" w:type="dxa"/>
            <w:tcBorders>
              <w:top w:val="single" w:sz="4" w:space="0" w:color="B9B2C4"/>
              <w:bottom w:val="single" w:sz="2" w:space="0" w:color="E4E0EA"/>
            </w:tcBorders>
            <w:shd w:fill="F2EEF4" w:val="clear"/>
          </w:tcPr>
          <w:p>
            <w:pPr>
              <w:pStyle w:val="Normal"/>
              <w:spacing w:lineRule="auto" w:line="240" w:before="0" w:after="0"/>
              <w:rPr/>
            </w:pPr>
            <w:r>
              <w:rPr>
                <w:rFonts w:eastAsia="Times New Roman" w:cs="Arial"/>
                <w:b/>
                <w:bCs/>
                <w:sz w:val="17"/>
                <w:szCs w:val="16"/>
              </w:rPr>
              <w:t>Train receptors</w:t>
            </w:r>
          </w:p>
        </w:tc>
        <w:tc>
          <w:tcPr>
            <w:tcW w:w="1336" w:type="dxa"/>
            <w:tcBorders>
              <w:top w:val="single" w:sz="4" w:space="0" w:color="B9B2C4"/>
              <w:bottom w:val="single" w:sz="2" w:space="0" w:color="E4E0EA"/>
            </w:tcBorders>
            <w:shd w:fill="F2EEF4" w:val="clear"/>
          </w:tcPr>
          <w:p>
            <w:pPr>
              <w:pStyle w:val="Normal"/>
              <w:spacing w:lineRule="auto" w:line="240" w:before="0" w:after="0"/>
              <w:rPr/>
            </w:pPr>
            <w:r>
              <w:rPr>
                <w:rFonts w:eastAsia="Times New Roman" w:cs="Arial"/>
                <w:b/>
                <w:bCs/>
                <w:sz w:val="17"/>
                <w:szCs w:val="16"/>
              </w:rPr>
              <w:t>Test receptors</w:t>
            </w:r>
          </w:p>
        </w:tc>
        <w:tc>
          <w:tcPr>
            <w:tcW w:w="1338" w:type="dxa"/>
            <w:tcBorders>
              <w:top w:val="single" w:sz="4" w:space="0" w:color="B9B2C4"/>
              <w:bottom w:val="single" w:sz="2" w:space="0" w:color="E4E0EA"/>
            </w:tcBorders>
            <w:shd w:fill="F2EEF4" w:val="clear"/>
          </w:tcPr>
          <w:p>
            <w:pPr>
              <w:pStyle w:val="Normal"/>
              <w:spacing w:lineRule="auto" w:line="240" w:before="0" w:after="0"/>
              <w:rPr/>
            </w:pPr>
            <w:r>
              <w:rPr>
                <w:rFonts w:eastAsia="Times New Roman" w:cs="Arial"/>
                <w:b/>
                <w:bCs/>
                <w:sz w:val="17"/>
                <w:szCs w:val="16"/>
              </w:rPr>
              <w:t>Macro ROC AUC</w:t>
            </w:r>
          </w:p>
        </w:tc>
        <w:tc>
          <w:tcPr>
            <w:tcW w:w="1336" w:type="dxa"/>
            <w:tcBorders>
              <w:top w:val="single" w:sz="4" w:space="0" w:color="B9B2C4"/>
              <w:bottom w:val="single" w:sz="2" w:space="0" w:color="E4E0EA"/>
            </w:tcBorders>
            <w:shd w:fill="F2EEF4" w:val="clear"/>
          </w:tcPr>
          <w:p>
            <w:pPr>
              <w:pStyle w:val="Normal"/>
              <w:spacing w:lineRule="auto" w:line="240" w:before="0" w:after="0"/>
              <w:rPr/>
            </w:pPr>
            <w:r>
              <w:rPr>
                <w:rFonts w:eastAsia="Times New Roman" w:cs="Arial"/>
                <w:b/>
                <w:bCs/>
                <w:sz w:val="17"/>
                <w:szCs w:val="16"/>
              </w:rPr>
              <w:t>CI low</w:t>
            </w:r>
          </w:p>
        </w:tc>
        <w:tc>
          <w:tcPr>
            <w:tcW w:w="1337" w:type="dxa"/>
            <w:tcBorders>
              <w:top w:val="single" w:sz="4" w:space="0" w:color="B9B2C4"/>
              <w:bottom w:val="single" w:sz="2" w:space="0" w:color="E4E0EA"/>
            </w:tcBorders>
            <w:shd w:fill="F2EEF4" w:val="clear"/>
          </w:tcPr>
          <w:p>
            <w:pPr>
              <w:pStyle w:val="Normal"/>
              <w:spacing w:lineRule="auto" w:line="240" w:before="0" w:after="0"/>
              <w:rPr/>
            </w:pPr>
            <w:r>
              <w:rPr>
                <w:rFonts w:eastAsia="Times New Roman" w:cs="Arial"/>
                <w:b/>
                <w:bCs/>
                <w:sz w:val="17"/>
                <w:szCs w:val="16"/>
              </w:rPr>
              <w:t>CI high</w:t>
            </w:r>
          </w:p>
        </w:tc>
      </w:tr>
      <w:tr>
        <w:trPr/>
        <w:tc>
          <w:tcPr>
            <w:tcW w:w="1337" w:type="dxa"/>
            <w:tcBorders>
              <w:top w:val="single" w:sz="2" w:space="0" w:color="E4E0EA"/>
              <w:bottom w:val="single" w:sz="2" w:space="0" w:color="E4E0EA"/>
            </w:tcBorders>
            <w:shd w:fill="FFFFFF" w:val="clear"/>
          </w:tcPr>
          <w:p>
            <w:pPr>
              <w:pStyle w:val="Normal"/>
            </w:pPr>
            <w:r>
              <w:t>2023</w:t>
            </w:r>
          </w:p>
        </w:tc>
        <w:tc>
          <w:tcPr>
            <w:tcW w:w="1336" w:type="dxa"/>
            <w:tcBorders>
              <w:top w:val="single" w:sz="2" w:space="0" w:color="E4E0EA"/>
              <w:bottom w:val="single" w:sz="2" w:space="0" w:color="E4E0EA"/>
            </w:tcBorders>
            <w:shd w:fill="FFFFFF" w:val="clear"/>
          </w:tcPr>
          <w:p>
            <w:pPr>
              <w:pStyle w:val="Normal"/>
            </w:pPr>
            <w:r>
              <w:t>geometry</w:t>
            </w:r>
          </w:p>
        </w:tc>
        <w:tc>
          <w:tcPr>
            <w:tcW w:w="1338" w:type="dxa"/>
            <w:tcBorders>
              <w:top w:val="single" w:sz="2" w:space="0" w:color="E4E0EA"/>
              <w:bottom w:val="single" w:sz="2" w:space="0" w:color="E4E0EA"/>
            </w:tcBorders>
            <w:shd w:fill="FFFFFF" w:val="clear"/>
          </w:tcPr>
          <w:p>
            <w:pPr>
              <w:pStyle w:val="Normal"/>
            </w:pPr>
            <w:r>
              <w:t>90</w:t>
            </w:r>
          </w:p>
        </w:tc>
        <w:tc>
          <w:tcPr>
            <w:tcW w:w="1336" w:type="dxa"/>
            <w:tcBorders>
              <w:top w:val="single" w:sz="2" w:space="0" w:color="E4E0EA"/>
              <w:bottom w:val="single" w:sz="2" w:space="0" w:color="E4E0EA"/>
            </w:tcBorders>
            <w:shd w:fill="FFFFFF" w:val="clear"/>
          </w:tcPr>
          <w:p>
            <w:pPr>
              <w:pStyle w:val="Normal"/>
            </w:pPr>
            <w:r>
              <w:t>79</w:t>
            </w:r>
          </w:p>
        </w:tc>
        <w:tc>
          <w:tcPr>
            <w:tcW w:w="1338" w:type="dxa"/>
            <w:tcBorders>
              <w:top w:val="single" w:sz="2" w:space="0" w:color="E4E0EA"/>
              <w:bottom w:val="single" w:sz="2" w:space="0" w:color="E4E0EA"/>
            </w:tcBorders>
            <w:shd w:fill="FFFFFF" w:val="clear"/>
          </w:tcPr>
          <w:p>
            <w:pPr>
              <w:pStyle w:val="Normal"/>
            </w:pPr>
            <w:r>
              <w:t>0.703</w:t>
            </w:r>
          </w:p>
        </w:tc>
        <w:tc>
          <w:tcPr>
            <w:tcW w:w="1336" w:type="dxa"/>
            <w:tcBorders>
              <w:top w:val="single" w:sz="2" w:space="0" w:color="E4E0EA"/>
              <w:bottom w:val="single" w:sz="2" w:space="0" w:color="E4E0EA"/>
            </w:tcBorders>
            <w:shd w:fill="FFFFFF" w:val="clear"/>
          </w:tcPr>
          <w:p>
            <w:pPr>
              <w:pStyle w:val="Normal"/>
            </w:pPr>
            <w:r>
              <w:t>0.630</w:t>
            </w:r>
          </w:p>
        </w:tc>
        <w:tc>
          <w:tcPr>
            <w:tcW w:w="1337" w:type="dxa"/>
            <w:tcBorders>
              <w:top w:val="single" w:sz="2" w:space="0" w:color="E4E0EA"/>
              <w:bottom w:val="single" w:sz="2" w:space="0" w:color="E4E0EA"/>
            </w:tcBorders>
            <w:shd w:fill="FFFFFF" w:val="clear"/>
          </w:tcPr>
          <w:p>
            <w:pPr>
              <w:pStyle w:val="Normal"/>
            </w:pPr>
            <w:r>
              <w:t>0.778</w:t>
            </w:r>
          </w:p>
        </w:tc>
      </w:tr>
      <w:tr>
        <w:trPr/>
        <w:tc>
          <w:tcPr>
            <w:tcW w:w="1337" w:type="dxa"/>
            <w:tcBorders>
              <w:top w:val="single" w:sz="2" w:space="0" w:color="E4E0EA"/>
              <w:bottom w:val="single" w:sz="2" w:space="0" w:color="E4E0EA"/>
            </w:tcBorders>
            <w:shd w:fill="FFFFFF" w:val="clear"/>
          </w:tcPr>
          <w:p>
            <w:pPr>
              <w:pStyle w:val="Normal"/>
            </w:pPr>
            <w:r>
              <w:t>2023</w:t>
            </w:r>
          </w:p>
        </w:tc>
        <w:tc>
          <w:tcPr>
            <w:tcW w:w="1336" w:type="dxa"/>
            <w:tcBorders>
              <w:top w:val="single" w:sz="2" w:space="0" w:color="E4E0EA"/>
              <w:bottom w:val="single" w:sz="2" w:space="0" w:color="E4E0EA"/>
            </w:tcBorders>
            <w:shd w:fill="FFFFFF" w:val="clear"/>
          </w:tcPr>
          <w:p>
            <w:pPr>
              <w:pStyle w:val="Normal"/>
            </w:pPr>
            <w:r>
              <w:t>sequence</w:t>
            </w:r>
          </w:p>
        </w:tc>
        <w:tc>
          <w:tcPr>
            <w:tcW w:w="1338" w:type="dxa"/>
            <w:tcBorders>
              <w:top w:val="single" w:sz="2" w:space="0" w:color="E4E0EA"/>
              <w:bottom w:val="single" w:sz="2" w:space="0" w:color="E4E0EA"/>
            </w:tcBorders>
            <w:shd w:fill="FFFFFF" w:val="clear"/>
          </w:tcPr>
          <w:p>
            <w:pPr>
              <w:pStyle w:val="Normal"/>
            </w:pPr>
            <w:r>
              <w:t>90</w:t>
            </w:r>
          </w:p>
        </w:tc>
        <w:tc>
          <w:tcPr>
            <w:tcW w:w="1336" w:type="dxa"/>
            <w:tcBorders>
              <w:top w:val="single" w:sz="2" w:space="0" w:color="E4E0EA"/>
              <w:bottom w:val="single" w:sz="2" w:space="0" w:color="E4E0EA"/>
            </w:tcBorders>
            <w:shd w:fill="FFFFFF" w:val="clear"/>
          </w:tcPr>
          <w:p>
            <w:pPr>
              <w:pStyle w:val="Normal"/>
            </w:pPr>
            <w:r>
              <w:t>79</w:t>
            </w:r>
          </w:p>
        </w:tc>
        <w:tc>
          <w:tcPr>
            <w:tcW w:w="1338" w:type="dxa"/>
            <w:tcBorders>
              <w:top w:val="single" w:sz="2" w:space="0" w:color="E4E0EA"/>
              <w:bottom w:val="single" w:sz="2" w:space="0" w:color="E4E0EA"/>
            </w:tcBorders>
            <w:shd w:fill="FFFFFF" w:val="clear"/>
          </w:tcPr>
          <w:p>
            <w:pPr>
              <w:pStyle w:val="Normal"/>
            </w:pPr>
            <w:r>
              <w:t>0.721</w:t>
            </w:r>
          </w:p>
        </w:tc>
        <w:tc>
          <w:tcPr>
            <w:tcW w:w="1336" w:type="dxa"/>
            <w:tcBorders>
              <w:top w:val="single" w:sz="2" w:space="0" w:color="E4E0EA"/>
              <w:bottom w:val="single" w:sz="2" w:space="0" w:color="E4E0EA"/>
            </w:tcBorders>
            <w:shd w:fill="FFFFFF" w:val="clear"/>
          </w:tcPr>
          <w:p>
            <w:pPr>
              <w:pStyle w:val="Normal"/>
            </w:pPr>
            <w:r>
              <w:t>0.651</w:t>
            </w:r>
          </w:p>
        </w:tc>
        <w:tc>
          <w:tcPr>
            <w:tcW w:w="1337" w:type="dxa"/>
            <w:tcBorders>
              <w:top w:val="single" w:sz="2" w:space="0" w:color="E4E0EA"/>
              <w:bottom w:val="single" w:sz="2" w:space="0" w:color="E4E0EA"/>
            </w:tcBorders>
            <w:shd w:fill="FFFFFF" w:val="clear"/>
          </w:tcPr>
          <w:p>
            <w:pPr>
              <w:pStyle w:val="Normal"/>
            </w:pPr>
            <w:r>
              <w:t>0.787</w:t>
            </w:r>
          </w:p>
        </w:tc>
      </w:tr>
      <w:tr>
        <w:trPr/>
        <w:tc>
          <w:tcPr>
            <w:tcW w:w="1337" w:type="dxa"/>
            <w:tcBorders>
              <w:top w:val="single" w:sz="2" w:space="0" w:color="E4E0EA"/>
              <w:bottom w:val="single" w:sz="2" w:space="0" w:color="E4E0EA"/>
            </w:tcBorders>
            <w:shd w:fill="FFFFFF" w:val="clear"/>
          </w:tcPr>
          <w:p>
            <w:pPr>
              <w:pStyle w:val="Normal"/>
            </w:pPr>
            <w:r>
              <w:t>2023</w:t>
            </w:r>
          </w:p>
        </w:tc>
        <w:tc>
          <w:tcPr>
            <w:tcW w:w="1336" w:type="dxa"/>
            <w:tcBorders>
              <w:top w:val="single" w:sz="2" w:space="0" w:color="E4E0EA"/>
              <w:bottom w:val="single" w:sz="2" w:space="0" w:color="E4E0EA"/>
            </w:tcBorders>
            <w:shd w:fill="FFFFFF" w:val="clear"/>
          </w:tcPr>
          <w:p>
            <w:pPr>
              <w:pStyle w:val="Normal"/>
            </w:pPr>
            <w:r>
              <w:t>missingness</w:t>
            </w:r>
          </w:p>
        </w:tc>
        <w:tc>
          <w:tcPr>
            <w:tcW w:w="1338" w:type="dxa"/>
            <w:tcBorders>
              <w:top w:val="single" w:sz="2" w:space="0" w:color="E4E0EA"/>
              <w:bottom w:val="single" w:sz="2" w:space="0" w:color="E4E0EA"/>
            </w:tcBorders>
            <w:shd w:fill="FFFFFF" w:val="clear"/>
          </w:tcPr>
          <w:p>
            <w:pPr>
              <w:pStyle w:val="Normal"/>
            </w:pPr>
            <w:r>
              <w:t>90</w:t>
            </w:r>
          </w:p>
        </w:tc>
        <w:tc>
          <w:tcPr>
            <w:tcW w:w="1336" w:type="dxa"/>
            <w:tcBorders>
              <w:top w:val="single" w:sz="2" w:space="0" w:color="E4E0EA"/>
              <w:bottom w:val="single" w:sz="2" w:space="0" w:color="E4E0EA"/>
            </w:tcBorders>
            <w:shd w:fill="FFFFFF" w:val="clear"/>
          </w:tcPr>
          <w:p>
            <w:pPr>
              <w:pStyle w:val="Normal"/>
            </w:pPr>
            <w:r>
              <w:t>79</w:t>
            </w:r>
          </w:p>
        </w:tc>
        <w:tc>
          <w:tcPr>
            <w:tcW w:w="1338" w:type="dxa"/>
            <w:tcBorders>
              <w:top w:val="single" w:sz="2" w:space="0" w:color="E4E0EA"/>
              <w:bottom w:val="single" w:sz="2" w:space="0" w:color="E4E0EA"/>
            </w:tcBorders>
            <w:shd w:fill="FFFFFF" w:val="clear"/>
          </w:tcPr>
          <w:p>
            <w:pPr>
              <w:pStyle w:val="Normal"/>
            </w:pPr>
            <w:r>
              <w:t>0.675</w:t>
            </w:r>
          </w:p>
        </w:tc>
        <w:tc>
          <w:tcPr>
            <w:tcW w:w="1336" w:type="dxa"/>
            <w:tcBorders>
              <w:top w:val="single" w:sz="2" w:space="0" w:color="E4E0EA"/>
              <w:bottom w:val="single" w:sz="2" w:space="0" w:color="E4E0EA"/>
            </w:tcBorders>
            <w:shd w:fill="FFFFFF" w:val="clear"/>
          </w:tcPr>
          <w:p>
            <w:pPr>
              <w:pStyle w:val="Normal"/>
            </w:pPr>
            <w:r>
              <w:t>0.593</w:t>
            </w:r>
          </w:p>
        </w:tc>
        <w:tc>
          <w:tcPr>
            <w:tcW w:w="1337" w:type="dxa"/>
            <w:tcBorders>
              <w:top w:val="single" w:sz="2" w:space="0" w:color="E4E0EA"/>
              <w:bottom w:val="single" w:sz="2" w:space="0" w:color="E4E0EA"/>
            </w:tcBorders>
            <w:shd w:fill="FFFFFF" w:val="clear"/>
          </w:tcPr>
          <w:p>
            <w:pPr>
              <w:pStyle w:val="Normal"/>
            </w:pPr>
            <w:r>
              <w:t>0.753</w:t>
            </w:r>
          </w:p>
        </w:tc>
      </w:tr>
      <w:tr>
        <w:trPr/>
        <w:tc>
          <w:tcPr>
            <w:tcW w:w="1337" w:type="dxa"/>
            <w:tcBorders>
              <w:top w:val="single" w:sz="2" w:space="0" w:color="E4E0EA"/>
              <w:bottom w:val="single" w:sz="2" w:space="0" w:color="E4E0EA"/>
            </w:tcBorders>
            <w:shd w:fill="FFFFFF" w:val="clear"/>
          </w:tcPr>
          <w:p>
            <w:pPr>
              <w:pStyle w:val="Normal"/>
              <w:rPr>
                <w:ins w:id="1195" w:author="Hossein Batebi" w:date="2026-09-26T00:00:00Z"/>
              </w:rPr>
            </w:pPr>
            <w:ins w:id="1194" w:author="Hossein Batebi" w:date="2026-09-26T00:00:00Z">
              <w:r>
                <w:t>2023</w:t>
              </w:r>
            </w:ins>
          </w:p>
        </w:tc>
        <w:tc>
          <w:tcPr>
            <w:tcW w:w="1336" w:type="dxa"/>
            <w:tcBorders>
              <w:top w:val="single" w:sz="2" w:space="0" w:color="E4E0EA"/>
              <w:bottom w:val="single" w:sz="2" w:space="0" w:color="E4E0EA"/>
            </w:tcBorders>
            <w:shd w:fill="FFFFFF" w:val="clear"/>
          </w:tcPr>
          <w:p>
            <w:pPr>
              <w:pStyle w:val="Normal"/>
              <w:rPr>
                <w:ins w:id="1197" w:author="Hossein Batebi" w:date="2026-09-26T00:00:00Z"/>
              </w:rPr>
            </w:pPr>
            <w:ins w:id="1196" w:author="Hossein Batebi" w:date="2026-09-26T00:00:00Z">
              <w:r>
                <w:t>metadata only (year excluded)</w:t>
              </w:r>
            </w:ins>
          </w:p>
        </w:tc>
        <w:tc>
          <w:tcPr>
            <w:tcW w:w="1338" w:type="dxa"/>
            <w:tcBorders>
              <w:top w:val="single" w:sz="2" w:space="0" w:color="E4E0EA"/>
              <w:bottom w:val="single" w:sz="2" w:space="0" w:color="E4E0EA"/>
            </w:tcBorders>
            <w:shd w:fill="FFFFFF" w:val="clear"/>
          </w:tcPr>
          <w:p>
            <w:pPr>
              <w:pStyle w:val="Normal"/>
              <w:rPr>
                <w:ins w:id="1199" w:author="Hossein Batebi" w:date="2026-09-26T00:00:00Z"/>
              </w:rPr>
            </w:pPr>
            <w:ins w:id="1198" w:author="Hossein Batebi" w:date="2026-09-26T00:00:00Z">
              <w:r>
                <w:t>90</w:t>
              </w:r>
            </w:ins>
          </w:p>
        </w:tc>
        <w:tc>
          <w:tcPr>
            <w:tcW w:w="1336" w:type="dxa"/>
            <w:tcBorders>
              <w:top w:val="single" w:sz="2" w:space="0" w:color="E4E0EA"/>
              <w:bottom w:val="single" w:sz="2" w:space="0" w:color="E4E0EA"/>
            </w:tcBorders>
            <w:shd w:fill="FFFFFF" w:val="clear"/>
          </w:tcPr>
          <w:p>
            <w:pPr>
              <w:pStyle w:val="Normal"/>
              <w:rPr>
                <w:ins w:id="1201" w:author="Hossein Batebi" w:date="2026-09-26T00:00:00Z"/>
              </w:rPr>
            </w:pPr>
            <w:ins w:id="1200" w:author="Hossein Batebi" w:date="2026-09-26T00:00:00Z">
              <w:r>
                <w:t>79</w:t>
              </w:r>
            </w:ins>
          </w:p>
        </w:tc>
        <w:tc>
          <w:tcPr>
            <w:tcW w:w="1338" w:type="dxa"/>
            <w:tcBorders>
              <w:top w:val="single" w:sz="2" w:space="0" w:color="E4E0EA"/>
              <w:bottom w:val="single" w:sz="2" w:space="0" w:color="E4E0EA"/>
            </w:tcBorders>
            <w:shd w:fill="FFFFFF" w:val="clear"/>
          </w:tcPr>
          <w:p>
            <w:pPr>
              <w:pStyle w:val="Normal"/>
              <w:rPr>
                <w:ins w:id="1203" w:author="Hossein Batebi" w:date="2026-09-26T00:00:00Z"/>
              </w:rPr>
            </w:pPr>
            <w:ins w:id="1202" w:author="Hossein Batebi" w:date="2026-09-26T00:00:00Z">
              <w:r>
                <w:t>0.527</w:t>
              </w:r>
            </w:ins>
          </w:p>
        </w:tc>
        <w:tc>
          <w:tcPr>
            <w:tcW w:w="1336" w:type="dxa"/>
            <w:tcBorders>
              <w:top w:val="single" w:sz="2" w:space="0" w:color="E4E0EA"/>
              <w:bottom w:val="single" w:sz="2" w:space="0" w:color="E4E0EA"/>
            </w:tcBorders>
            <w:shd w:fill="FFFFFF" w:val="clear"/>
          </w:tcPr>
          <w:p>
            <w:pPr>
              <w:pStyle w:val="Normal"/>
              <w:rPr>
                <w:ins w:id="1205" w:author="Hossein Batebi" w:date="2026-09-26T00:00:00Z"/>
              </w:rPr>
            </w:pPr>
            <w:ins w:id="1204" w:author="Hossein Batebi" w:date="2026-09-26T00:00:00Z">
              <w:r>
                <w:t>0.453</w:t>
              </w:r>
            </w:ins>
          </w:p>
        </w:tc>
        <w:tc>
          <w:tcPr>
            <w:tcW w:w="1337" w:type="dxa"/>
            <w:tcBorders>
              <w:top w:val="single" w:sz="2" w:space="0" w:color="E4E0EA"/>
              <w:bottom w:val="single" w:sz="2" w:space="0" w:color="E4E0EA"/>
            </w:tcBorders>
            <w:shd w:fill="FFFFFF" w:val="clear"/>
          </w:tcPr>
          <w:p>
            <w:pPr>
              <w:pStyle w:val="Normal"/>
              <w:rPr>
                <w:ins w:id="1207" w:author="Hossein Batebi" w:date="2026-09-26T00:00:00Z"/>
              </w:rPr>
            </w:pPr>
            <w:ins w:id="1206" w:author="Hossein Batebi" w:date="2026-09-26T00:00:00Z">
              <w:r>
                <w:t>0.606</w:t>
              </w:r>
            </w:ins>
          </w:p>
        </w:tc>
      </w:tr>
      <w:tr>
        <w:trPr/>
        <w:tc>
          <w:tcPr>
            <w:tcW w:w="1337" w:type="dxa"/>
            <w:tcBorders>
              <w:top w:val="single" w:sz="2" w:space="0" w:color="E4E0EA"/>
              <w:bottom w:val="single" w:sz="2" w:space="0" w:color="E4E0EA"/>
            </w:tcBorders>
            <w:shd w:fill="FFFFFF" w:val="clear"/>
          </w:tcPr>
          <w:p>
            <w:pPr>
              <w:pStyle w:val="Normal"/>
              <w:rPr>
                <w:ins w:id="1209" w:author="Hossein Batebi" w:date="2026-09-26T00:00:00Z"/>
              </w:rPr>
            </w:pPr>
            <w:ins w:id="1208" w:author="Hossein Batebi" w:date="2026-09-26T00:00:00Z">
              <w:r>
                <w:t>2023</w:t>
              </w:r>
            </w:ins>
          </w:p>
        </w:tc>
        <w:tc>
          <w:tcPr>
            <w:tcW w:w="1336" w:type="dxa"/>
            <w:tcBorders>
              <w:top w:val="single" w:sz="2" w:space="0" w:color="E4E0EA"/>
              <w:bottom w:val="single" w:sz="2" w:space="0" w:color="E4E0EA"/>
            </w:tcBorders>
            <w:shd w:fill="FFFFFF" w:val="clear"/>
          </w:tcPr>
          <w:p>
            <w:pPr>
              <w:pStyle w:val="Normal"/>
              <w:rPr>
                <w:ins w:id="1211" w:author="Hossein Batebi" w:date="2026-09-26T00:00:00Z"/>
              </w:rPr>
            </w:pPr>
            <w:ins w:id="1210" w:author="Hossein Batebi" w:date="2026-09-26T00:00:00Z">
              <w:r>
                <w:t>geometry + metadata (year excluded)</w:t>
              </w:r>
            </w:ins>
          </w:p>
        </w:tc>
        <w:tc>
          <w:tcPr>
            <w:tcW w:w="1338" w:type="dxa"/>
            <w:tcBorders>
              <w:top w:val="single" w:sz="2" w:space="0" w:color="E4E0EA"/>
              <w:bottom w:val="single" w:sz="2" w:space="0" w:color="E4E0EA"/>
            </w:tcBorders>
            <w:shd w:fill="FFFFFF" w:val="clear"/>
          </w:tcPr>
          <w:p>
            <w:pPr>
              <w:pStyle w:val="Normal"/>
              <w:rPr>
                <w:ins w:id="1213" w:author="Hossein Batebi" w:date="2026-09-26T00:00:00Z"/>
              </w:rPr>
            </w:pPr>
            <w:ins w:id="1212" w:author="Hossein Batebi" w:date="2026-09-26T00:00:00Z">
              <w:r>
                <w:t>90</w:t>
              </w:r>
            </w:ins>
          </w:p>
        </w:tc>
        <w:tc>
          <w:tcPr>
            <w:tcW w:w="1336" w:type="dxa"/>
            <w:tcBorders>
              <w:top w:val="single" w:sz="2" w:space="0" w:color="E4E0EA"/>
              <w:bottom w:val="single" w:sz="2" w:space="0" w:color="E4E0EA"/>
            </w:tcBorders>
            <w:shd w:fill="FFFFFF" w:val="clear"/>
          </w:tcPr>
          <w:p>
            <w:pPr>
              <w:pStyle w:val="Normal"/>
              <w:rPr>
                <w:ins w:id="1215" w:author="Hossein Batebi" w:date="2026-09-26T00:00:00Z"/>
              </w:rPr>
            </w:pPr>
            <w:ins w:id="1214" w:author="Hossein Batebi" w:date="2026-09-26T00:00:00Z">
              <w:r>
                <w:t>79</w:t>
              </w:r>
            </w:ins>
          </w:p>
        </w:tc>
        <w:tc>
          <w:tcPr>
            <w:tcW w:w="1338" w:type="dxa"/>
            <w:tcBorders>
              <w:top w:val="single" w:sz="2" w:space="0" w:color="E4E0EA"/>
              <w:bottom w:val="single" w:sz="2" w:space="0" w:color="E4E0EA"/>
            </w:tcBorders>
            <w:shd w:fill="FFFFFF" w:val="clear"/>
          </w:tcPr>
          <w:p>
            <w:pPr>
              <w:pStyle w:val="Normal"/>
              <w:rPr>
                <w:ins w:id="1217" w:author="Hossein Batebi" w:date="2026-09-26T00:00:00Z"/>
              </w:rPr>
            </w:pPr>
            <w:ins w:id="1216" w:author="Hossein Batebi" w:date="2026-09-26T00:00:00Z">
              <w:r>
                <w:t>0.718</w:t>
              </w:r>
            </w:ins>
          </w:p>
        </w:tc>
        <w:tc>
          <w:tcPr>
            <w:tcW w:w="1336" w:type="dxa"/>
            <w:tcBorders>
              <w:top w:val="single" w:sz="2" w:space="0" w:color="E4E0EA"/>
              <w:bottom w:val="single" w:sz="2" w:space="0" w:color="E4E0EA"/>
            </w:tcBorders>
            <w:shd w:fill="FFFFFF" w:val="clear"/>
          </w:tcPr>
          <w:p>
            <w:pPr>
              <w:pStyle w:val="Normal"/>
              <w:rPr>
                <w:ins w:id="1219" w:author="Hossein Batebi" w:date="2026-09-26T00:00:00Z"/>
              </w:rPr>
            </w:pPr>
            <w:ins w:id="1218" w:author="Hossein Batebi" w:date="2026-09-26T00:00:00Z">
              <w:r>
                <w:t>0.641</w:t>
              </w:r>
            </w:ins>
          </w:p>
        </w:tc>
        <w:tc>
          <w:tcPr>
            <w:tcW w:w="1337" w:type="dxa"/>
            <w:tcBorders>
              <w:top w:val="single" w:sz="2" w:space="0" w:color="E4E0EA"/>
              <w:bottom w:val="single" w:sz="2" w:space="0" w:color="E4E0EA"/>
            </w:tcBorders>
            <w:shd w:fill="FFFFFF" w:val="clear"/>
          </w:tcPr>
          <w:p>
            <w:pPr>
              <w:pStyle w:val="Normal"/>
              <w:rPr>
                <w:ins w:id="1221" w:author="Hossein Batebi" w:date="2026-09-26T00:00:00Z"/>
              </w:rPr>
            </w:pPr>
            <w:ins w:id="1220" w:author="Hossein Batebi" w:date="2026-09-26T00:00:00Z">
              <w:r>
                <w:t>0.794</w:t>
              </w:r>
            </w:ins>
          </w:p>
        </w:tc>
      </w:tr>
      <w:tr>
        <w:trPr/>
        <w:tc>
          <w:tcPr>
            <w:tcW w:w="1337" w:type="dxa"/>
            <w:tcBorders>
              <w:top w:val="single" w:sz="2" w:space="0" w:color="E4E0EA"/>
              <w:bottom w:val="single" w:sz="4" w:space="0" w:color="B9B2C4"/>
            </w:tcBorders>
            <w:shd w:fill="FFFFFF" w:val="clear"/>
          </w:tcPr>
          <w:p>
            <w:pPr>
              <w:pStyle w:val="Normal"/>
            </w:pPr>
            <w:r>
              <w:t>2024</w:t>
            </w:r>
          </w:p>
        </w:tc>
        <w:tc>
          <w:tcPr>
            <w:tcW w:w="1336" w:type="dxa"/>
            <w:tcBorders>
              <w:top w:val="single" w:sz="2" w:space="0" w:color="E4E0EA"/>
              <w:bottom w:val="single" w:sz="4" w:space="0" w:color="B9B2C4"/>
            </w:tcBorders>
            <w:shd w:fill="FFFFFF" w:val="clear"/>
          </w:tcPr>
          <w:p>
            <w:pPr>
              <w:pStyle w:val="Normal"/>
            </w:pPr>
            <w:r>
              <w:t>geometry</w:t>
            </w:r>
          </w:p>
        </w:tc>
        <w:tc>
          <w:tcPr>
            <w:tcW w:w="1338" w:type="dxa"/>
            <w:tcBorders>
              <w:top w:val="single" w:sz="2" w:space="0" w:color="E4E0EA"/>
              <w:bottom w:val="single" w:sz="4" w:space="0" w:color="B9B2C4"/>
            </w:tcBorders>
            <w:shd w:fill="FFFFFF" w:val="clear"/>
          </w:tcPr>
          <w:p>
            <w:pPr>
              <w:pStyle w:val="Normal"/>
            </w:pPr>
            <w:r>
              <w:t>134</w:t>
            </w:r>
          </w:p>
        </w:tc>
        <w:tc>
          <w:tcPr>
            <w:tcW w:w="1336" w:type="dxa"/>
            <w:tcBorders>
              <w:top w:val="single" w:sz="2" w:space="0" w:color="E4E0EA"/>
              <w:bottom w:val="single" w:sz="4" w:space="0" w:color="B9B2C4"/>
            </w:tcBorders>
            <w:shd w:fill="FFFFFF" w:val="clear"/>
          </w:tcPr>
          <w:p>
            <w:pPr>
              <w:pStyle w:val="Normal"/>
            </w:pPr>
            <w:r>
              <w:t>35</w:t>
            </w:r>
          </w:p>
        </w:tc>
        <w:tc>
          <w:tcPr>
            <w:tcW w:w="1338" w:type="dxa"/>
            <w:tcBorders>
              <w:top w:val="single" w:sz="2" w:space="0" w:color="E4E0EA"/>
              <w:bottom w:val="single" w:sz="4" w:space="0" w:color="B9B2C4"/>
            </w:tcBorders>
            <w:shd w:fill="FFFFFF" w:val="clear"/>
          </w:tcPr>
          <w:p>
            <w:pPr>
              <w:pStyle w:val="Normal"/>
            </w:pPr>
            <w:r>
              <w:t>0.744</w:t>
            </w:r>
          </w:p>
        </w:tc>
        <w:tc>
          <w:tcPr>
            <w:tcW w:w="1336" w:type="dxa"/>
            <w:tcBorders>
              <w:top w:val="single" w:sz="2" w:space="0" w:color="E4E0EA"/>
              <w:bottom w:val="single" w:sz="4" w:space="0" w:color="B9B2C4"/>
            </w:tcBorders>
            <w:shd w:fill="FFFFFF" w:val="clear"/>
          </w:tcPr>
          <w:p>
            <w:pPr>
              <w:pStyle w:val="Normal"/>
            </w:pPr>
            <w:r>
              <w:t>0.642</w:t>
            </w:r>
          </w:p>
        </w:tc>
        <w:tc>
          <w:tcPr>
            <w:tcW w:w="1337" w:type="dxa"/>
            <w:tcBorders>
              <w:top w:val="single" w:sz="2" w:space="0" w:color="E4E0EA"/>
              <w:bottom w:val="single" w:sz="4" w:space="0" w:color="B9B2C4"/>
            </w:tcBorders>
            <w:shd w:fill="FFFFFF" w:val="clear"/>
          </w:tcPr>
          <w:p>
            <w:pPr>
              <w:pStyle w:val="Normal"/>
            </w:pPr>
            <w:r>
              <w:t>0.851</w:t>
            </w:r>
          </w:p>
        </w:tc>
      </w:tr>
      <w:tr>
        <w:trPr/>
        <w:tc>
          <w:tcPr>
            <w:tcW w:w="1337" w:type="dxa"/>
            <w:tcBorders>
              <w:top w:val="single" w:sz="2" w:space="0" w:color="E4E0EA"/>
              <w:bottom w:val="single" w:sz="4" w:space="0" w:color="B9B2C4"/>
            </w:tcBorders>
            <w:shd w:fill="FFFFFF" w:val="clear"/>
          </w:tcPr>
          <w:p>
            <w:pPr>
              <w:pStyle w:val="Normal"/>
            </w:pPr>
            <w:r>
              <w:t>2024</w:t>
            </w:r>
          </w:p>
        </w:tc>
        <w:tc>
          <w:tcPr>
            <w:tcW w:w="1336" w:type="dxa"/>
            <w:tcBorders>
              <w:top w:val="single" w:sz="2" w:space="0" w:color="E4E0EA"/>
              <w:bottom w:val="single" w:sz="4" w:space="0" w:color="B9B2C4"/>
            </w:tcBorders>
            <w:shd w:fill="FFFFFF" w:val="clear"/>
          </w:tcPr>
          <w:p>
            <w:pPr>
              <w:pStyle w:val="Normal"/>
            </w:pPr>
            <w:r>
              <w:t>sequence</w:t>
            </w:r>
          </w:p>
        </w:tc>
        <w:tc>
          <w:tcPr>
            <w:tcW w:w="1338" w:type="dxa"/>
            <w:tcBorders>
              <w:top w:val="single" w:sz="2" w:space="0" w:color="E4E0EA"/>
              <w:bottom w:val="single" w:sz="4" w:space="0" w:color="B9B2C4"/>
            </w:tcBorders>
            <w:shd w:fill="FFFFFF" w:val="clear"/>
          </w:tcPr>
          <w:p>
            <w:pPr>
              <w:pStyle w:val="Normal"/>
            </w:pPr>
            <w:r>
              <w:t>134</w:t>
            </w:r>
          </w:p>
        </w:tc>
        <w:tc>
          <w:tcPr>
            <w:tcW w:w="1336" w:type="dxa"/>
            <w:tcBorders>
              <w:top w:val="single" w:sz="2" w:space="0" w:color="E4E0EA"/>
              <w:bottom w:val="single" w:sz="4" w:space="0" w:color="B9B2C4"/>
            </w:tcBorders>
            <w:shd w:fill="FFFFFF" w:val="clear"/>
          </w:tcPr>
          <w:p>
            <w:pPr>
              <w:pStyle w:val="Normal"/>
            </w:pPr>
            <w:r>
              <w:t>35</w:t>
            </w:r>
          </w:p>
        </w:tc>
        <w:tc>
          <w:tcPr>
            <w:tcW w:w="1338" w:type="dxa"/>
            <w:tcBorders>
              <w:top w:val="single" w:sz="2" w:space="0" w:color="E4E0EA"/>
              <w:bottom w:val="single" w:sz="4" w:space="0" w:color="B9B2C4"/>
            </w:tcBorders>
            <w:shd w:fill="FFFFFF" w:val="clear"/>
          </w:tcPr>
          <w:p>
            <w:pPr>
              <w:pStyle w:val="Normal"/>
            </w:pPr>
            <w:r>
              <w:t>0.740</w:t>
            </w:r>
          </w:p>
        </w:tc>
        <w:tc>
          <w:tcPr>
            <w:tcW w:w="1336" w:type="dxa"/>
            <w:tcBorders>
              <w:top w:val="single" w:sz="2" w:space="0" w:color="E4E0EA"/>
              <w:bottom w:val="single" w:sz="4" w:space="0" w:color="B9B2C4"/>
            </w:tcBorders>
            <w:shd w:fill="FFFFFF" w:val="clear"/>
          </w:tcPr>
          <w:p>
            <w:pPr>
              <w:pStyle w:val="Normal"/>
            </w:pPr>
            <w:r>
              <w:t>0.627</w:t>
            </w:r>
          </w:p>
        </w:tc>
        <w:tc>
          <w:tcPr>
            <w:tcW w:w="1337" w:type="dxa"/>
            <w:tcBorders>
              <w:top w:val="single" w:sz="2" w:space="0" w:color="E4E0EA"/>
              <w:bottom w:val="single" w:sz="4" w:space="0" w:color="B9B2C4"/>
            </w:tcBorders>
            <w:shd w:fill="FFFFFF" w:val="clear"/>
          </w:tcPr>
          <w:p>
            <w:pPr>
              <w:pStyle w:val="Normal"/>
            </w:pPr>
            <w:r>
              <w:t>0.843</w:t>
            </w:r>
          </w:p>
        </w:tc>
      </w:tr>
      <w:tr>
        <w:trPr/>
        <w:tc>
          <w:tcPr>
            <w:tcW w:w="1337" w:type="dxa"/>
            <w:tcBorders>
              <w:top w:val="single" w:sz="2" w:space="0" w:color="E4E0EA"/>
              <w:bottom w:val="single" w:sz="4" w:space="0" w:color="B9B2C4"/>
            </w:tcBorders>
            <w:shd w:fill="FFFFFF" w:val="clear"/>
          </w:tcPr>
          <w:p>
            <w:pPr>
              <w:pStyle w:val="Normal"/>
            </w:pPr>
            <w:r>
              <w:t>2024</w:t>
            </w:r>
          </w:p>
        </w:tc>
        <w:tc>
          <w:tcPr>
            <w:tcW w:w="1336" w:type="dxa"/>
            <w:tcBorders>
              <w:top w:val="single" w:sz="2" w:space="0" w:color="E4E0EA"/>
              <w:bottom w:val="single" w:sz="4" w:space="0" w:color="B9B2C4"/>
            </w:tcBorders>
            <w:shd w:fill="FFFFFF" w:val="clear"/>
          </w:tcPr>
          <w:p>
            <w:pPr>
              <w:pStyle w:val="Normal"/>
            </w:pPr>
            <w:r>
              <w:t>missingness</w:t>
            </w:r>
          </w:p>
        </w:tc>
        <w:tc>
          <w:tcPr>
            <w:tcW w:w="1338" w:type="dxa"/>
            <w:tcBorders>
              <w:top w:val="single" w:sz="2" w:space="0" w:color="E4E0EA"/>
              <w:bottom w:val="single" w:sz="4" w:space="0" w:color="B9B2C4"/>
            </w:tcBorders>
            <w:shd w:fill="FFFFFF" w:val="clear"/>
          </w:tcPr>
          <w:p>
            <w:pPr>
              <w:pStyle w:val="Normal"/>
            </w:pPr>
            <w:r>
              <w:t>134</w:t>
            </w:r>
          </w:p>
        </w:tc>
        <w:tc>
          <w:tcPr>
            <w:tcW w:w="1336" w:type="dxa"/>
            <w:tcBorders>
              <w:top w:val="single" w:sz="2" w:space="0" w:color="E4E0EA"/>
              <w:bottom w:val="single" w:sz="4" w:space="0" w:color="B9B2C4"/>
            </w:tcBorders>
            <w:shd w:fill="FFFFFF" w:val="clear"/>
          </w:tcPr>
          <w:p>
            <w:pPr>
              <w:pStyle w:val="Normal"/>
            </w:pPr>
            <w:r>
              <w:t>35</w:t>
            </w:r>
          </w:p>
        </w:tc>
        <w:tc>
          <w:tcPr>
            <w:tcW w:w="1338" w:type="dxa"/>
            <w:tcBorders>
              <w:top w:val="single" w:sz="2" w:space="0" w:color="E4E0EA"/>
              <w:bottom w:val="single" w:sz="4" w:space="0" w:color="B9B2C4"/>
            </w:tcBorders>
            <w:shd w:fill="FFFFFF" w:val="clear"/>
          </w:tcPr>
          <w:p>
            <w:pPr>
              <w:pStyle w:val="Normal"/>
            </w:pPr>
            <w:r>
              <w:t>0.724</w:t>
            </w:r>
          </w:p>
        </w:tc>
        <w:tc>
          <w:tcPr>
            <w:tcW w:w="1336" w:type="dxa"/>
            <w:tcBorders>
              <w:top w:val="single" w:sz="2" w:space="0" w:color="E4E0EA"/>
              <w:bottom w:val="single" w:sz="4" w:space="0" w:color="B9B2C4"/>
            </w:tcBorders>
            <w:shd w:fill="FFFFFF" w:val="clear"/>
          </w:tcPr>
          <w:p>
            <w:pPr>
              <w:pStyle w:val="Normal"/>
            </w:pPr>
            <w:r>
              <w:t>0.576</w:t>
            </w:r>
          </w:p>
        </w:tc>
        <w:tc>
          <w:tcPr>
            <w:tcW w:w="1337" w:type="dxa"/>
            <w:tcBorders>
              <w:top w:val="single" w:sz="2" w:space="0" w:color="E4E0EA"/>
              <w:bottom w:val="single" w:sz="4" w:space="0" w:color="B9B2C4"/>
            </w:tcBorders>
            <w:shd w:fill="FFFFFF" w:val="clear"/>
          </w:tcPr>
          <w:p>
            <w:pPr>
              <w:pStyle w:val="Normal"/>
            </w:pPr>
            <w:r>
              <w:t>0.843</w:t>
            </w:r>
          </w:p>
        </w:tc>
      </w:tr>
      <w:tr>
        <w:trPr/>
        <w:tc>
          <w:tcPr>
            <w:tcW w:w="1337" w:type="dxa"/>
            <w:tcBorders>
              <w:top w:val="single" w:sz="2" w:space="0" w:color="E4E0EA"/>
              <w:bottom w:val="single" w:sz="4" w:space="0" w:color="B9B2C4"/>
            </w:tcBorders>
            <w:shd w:fill="FFFFFF" w:val="clear"/>
          </w:tcPr>
          <w:p>
            <w:pPr>
              <w:pStyle w:val="Normal"/>
              <w:rPr>
                <w:ins w:id="1223" w:author="Hossein Batebi" w:date="2026-09-26T00:00:00Z"/>
              </w:rPr>
            </w:pPr>
            <w:ins w:id="1222" w:author="Hossein Batebi" w:date="2026-09-26T00:00:00Z">
              <w:r>
                <w:t>2024</w:t>
              </w:r>
            </w:ins>
          </w:p>
        </w:tc>
        <w:tc>
          <w:tcPr>
            <w:tcW w:w="1336" w:type="dxa"/>
            <w:tcBorders>
              <w:top w:val="single" w:sz="2" w:space="0" w:color="E4E0EA"/>
              <w:bottom w:val="single" w:sz="4" w:space="0" w:color="B9B2C4"/>
            </w:tcBorders>
            <w:shd w:fill="FFFFFF" w:val="clear"/>
          </w:tcPr>
          <w:p>
            <w:pPr>
              <w:pStyle w:val="Normal"/>
              <w:rPr>
                <w:ins w:id="1225" w:author="Hossein Batebi" w:date="2026-09-26T00:00:00Z"/>
              </w:rPr>
            </w:pPr>
            <w:ins w:id="1224" w:author="Hossein Batebi" w:date="2026-09-26T00:00:00Z">
              <w:r>
                <w:t>metadata only (year excluded)</w:t>
              </w:r>
            </w:ins>
          </w:p>
        </w:tc>
        <w:tc>
          <w:tcPr>
            <w:tcW w:w="1338" w:type="dxa"/>
            <w:tcBorders>
              <w:top w:val="single" w:sz="2" w:space="0" w:color="E4E0EA"/>
              <w:bottom w:val="single" w:sz="4" w:space="0" w:color="B9B2C4"/>
            </w:tcBorders>
            <w:shd w:fill="FFFFFF" w:val="clear"/>
          </w:tcPr>
          <w:p>
            <w:pPr>
              <w:pStyle w:val="Normal"/>
              <w:rPr>
                <w:ins w:id="1227" w:author="Hossein Batebi" w:date="2026-09-26T00:00:00Z"/>
              </w:rPr>
            </w:pPr>
            <w:ins w:id="1226" w:author="Hossein Batebi" w:date="2026-09-26T00:00:00Z">
              <w:r>
                <w:t>134</w:t>
              </w:r>
            </w:ins>
          </w:p>
        </w:tc>
        <w:tc>
          <w:tcPr>
            <w:tcW w:w="1336" w:type="dxa"/>
            <w:tcBorders>
              <w:top w:val="single" w:sz="2" w:space="0" w:color="E4E0EA"/>
              <w:bottom w:val="single" w:sz="4" w:space="0" w:color="B9B2C4"/>
            </w:tcBorders>
            <w:shd w:fill="FFFFFF" w:val="clear"/>
          </w:tcPr>
          <w:p>
            <w:pPr>
              <w:pStyle w:val="Normal"/>
              <w:rPr>
                <w:ins w:id="1229" w:author="Hossein Batebi" w:date="2026-09-26T00:00:00Z"/>
              </w:rPr>
            </w:pPr>
            <w:ins w:id="1228" w:author="Hossein Batebi" w:date="2026-09-26T00:00:00Z">
              <w:r>
                <w:t>35</w:t>
              </w:r>
            </w:ins>
          </w:p>
        </w:tc>
        <w:tc>
          <w:tcPr>
            <w:tcW w:w="1338" w:type="dxa"/>
            <w:tcBorders>
              <w:top w:val="single" w:sz="2" w:space="0" w:color="E4E0EA"/>
              <w:bottom w:val="single" w:sz="4" w:space="0" w:color="B9B2C4"/>
            </w:tcBorders>
            <w:shd w:fill="FFFFFF" w:val="clear"/>
          </w:tcPr>
          <w:p>
            <w:pPr>
              <w:pStyle w:val="Normal"/>
              <w:rPr>
                <w:ins w:id="1231" w:author="Hossein Batebi" w:date="2026-09-26T00:00:00Z"/>
              </w:rPr>
            </w:pPr>
            <w:ins w:id="1230" w:author="Hossein Batebi" w:date="2026-09-26T00:00:00Z">
              <w:r>
                <w:t>0.582</w:t>
              </w:r>
            </w:ins>
          </w:p>
        </w:tc>
        <w:tc>
          <w:tcPr>
            <w:tcW w:w="1336" w:type="dxa"/>
            <w:tcBorders>
              <w:top w:val="single" w:sz="2" w:space="0" w:color="E4E0EA"/>
              <w:bottom w:val="single" w:sz="4" w:space="0" w:color="B9B2C4"/>
            </w:tcBorders>
            <w:shd w:fill="FFFFFF" w:val="clear"/>
          </w:tcPr>
          <w:p>
            <w:pPr>
              <w:pStyle w:val="Normal"/>
              <w:rPr>
                <w:ins w:id="1233" w:author="Hossein Batebi" w:date="2026-09-26T00:00:00Z"/>
              </w:rPr>
            </w:pPr>
            <w:ins w:id="1232" w:author="Hossein Batebi" w:date="2026-09-26T00:00:00Z">
              <w:r>
                <w:t>0.443</w:t>
              </w:r>
            </w:ins>
          </w:p>
        </w:tc>
        <w:tc>
          <w:tcPr>
            <w:tcW w:w="1337" w:type="dxa"/>
            <w:tcBorders>
              <w:top w:val="single" w:sz="2" w:space="0" w:color="E4E0EA"/>
              <w:bottom w:val="single" w:sz="4" w:space="0" w:color="B9B2C4"/>
            </w:tcBorders>
            <w:shd w:fill="FFFFFF" w:val="clear"/>
          </w:tcPr>
          <w:p>
            <w:pPr>
              <w:pStyle w:val="Normal"/>
              <w:rPr>
                <w:ins w:id="1235" w:author="Hossein Batebi" w:date="2026-09-26T00:00:00Z"/>
              </w:rPr>
            </w:pPr>
            <w:ins w:id="1234" w:author="Hossein Batebi" w:date="2026-09-26T00:00:00Z">
              <w:r>
                <w:t>0.717</w:t>
              </w:r>
            </w:ins>
          </w:p>
        </w:tc>
      </w:tr>
      <w:tr>
        <w:trPr/>
        <w:tc>
          <w:tcPr>
            <w:tcW w:w="1337" w:type="dxa"/>
            <w:tcBorders>
              <w:top w:val="single" w:sz="2" w:space="0" w:color="E4E0EA"/>
              <w:bottom w:val="single" w:sz="4" w:space="0" w:color="B9B2C4"/>
            </w:tcBorders>
            <w:shd w:fill="FFFFFF" w:val="clear"/>
          </w:tcPr>
          <w:p>
            <w:pPr>
              <w:pStyle w:val="Normal"/>
              <w:rPr>
                <w:ins w:id="1237" w:author="Hossein Batebi" w:date="2026-09-26T00:00:00Z"/>
              </w:rPr>
            </w:pPr>
            <w:ins w:id="1236" w:author="Hossein Batebi" w:date="2026-09-26T00:00:00Z">
              <w:r>
                <w:t>2024</w:t>
              </w:r>
            </w:ins>
          </w:p>
        </w:tc>
        <w:tc>
          <w:tcPr>
            <w:tcW w:w="1336" w:type="dxa"/>
            <w:tcBorders>
              <w:top w:val="single" w:sz="2" w:space="0" w:color="E4E0EA"/>
              <w:bottom w:val="single" w:sz="4" w:space="0" w:color="B9B2C4"/>
            </w:tcBorders>
            <w:shd w:fill="FFFFFF" w:val="clear"/>
          </w:tcPr>
          <w:p>
            <w:pPr>
              <w:pStyle w:val="Normal"/>
              <w:rPr>
                <w:ins w:id="1239" w:author="Hossein Batebi" w:date="2026-09-26T00:00:00Z"/>
              </w:rPr>
            </w:pPr>
            <w:ins w:id="1238" w:author="Hossein Batebi" w:date="2026-09-26T00:00:00Z">
              <w:r>
                <w:t>geometry + metadata (year excluded)</w:t>
              </w:r>
            </w:ins>
          </w:p>
        </w:tc>
        <w:tc>
          <w:tcPr>
            <w:tcW w:w="1338" w:type="dxa"/>
            <w:tcBorders>
              <w:top w:val="single" w:sz="2" w:space="0" w:color="E4E0EA"/>
              <w:bottom w:val="single" w:sz="4" w:space="0" w:color="B9B2C4"/>
            </w:tcBorders>
            <w:shd w:fill="FFFFFF" w:val="clear"/>
          </w:tcPr>
          <w:p>
            <w:pPr>
              <w:pStyle w:val="Normal"/>
              <w:rPr>
                <w:ins w:id="1241" w:author="Hossein Batebi" w:date="2026-09-26T00:00:00Z"/>
              </w:rPr>
            </w:pPr>
            <w:ins w:id="1240" w:author="Hossein Batebi" w:date="2026-09-26T00:00:00Z">
              <w:r>
                <w:t>134</w:t>
              </w:r>
            </w:ins>
          </w:p>
        </w:tc>
        <w:tc>
          <w:tcPr>
            <w:tcW w:w="1336" w:type="dxa"/>
            <w:tcBorders>
              <w:top w:val="single" w:sz="2" w:space="0" w:color="E4E0EA"/>
              <w:bottom w:val="single" w:sz="4" w:space="0" w:color="B9B2C4"/>
            </w:tcBorders>
            <w:shd w:fill="FFFFFF" w:val="clear"/>
          </w:tcPr>
          <w:p>
            <w:pPr>
              <w:pStyle w:val="Normal"/>
              <w:rPr>
                <w:ins w:id="1243" w:author="Hossein Batebi" w:date="2026-09-26T00:00:00Z"/>
              </w:rPr>
            </w:pPr>
            <w:ins w:id="1242" w:author="Hossein Batebi" w:date="2026-09-26T00:00:00Z">
              <w:r>
                <w:t>35</w:t>
              </w:r>
            </w:ins>
          </w:p>
        </w:tc>
        <w:tc>
          <w:tcPr>
            <w:tcW w:w="1338" w:type="dxa"/>
            <w:tcBorders>
              <w:top w:val="single" w:sz="2" w:space="0" w:color="E4E0EA"/>
              <w:bottom w:val="single" w:sz="4" w:space="0" w:color="B9B2C4"/>
            </w:tcBorders>
            <w:shd w:fill="FFFFFF" w:val="clear"/>
          </w:tcPr>
          <w:p>
            <w:pPr>
              <w:pStyle w:val="Normal"/>
              <w:rPr>
                <w:ins w:id="1245" w:author="Hossein Batebi" w:date="2026-09-26T00:00:00Z"/>
              </w:rPr>
            </w:pPr>
            <w:ins w:id="1244" w:author="Hossein Batebi" w:date="2026-09-26T00:00:00Z">
              <w:r>
                <w:t>0.749</w:t>
              </w:r>
            </w:ins>
          </w:p>
        </w:tc>
        <w:tc>
          <w:tcPr>
            <w:tcW w:w="1336" w:type="dxa"/>
            <w:tcBorders>
              <w:top w:val="single" w:sz="2" w:space="0" w:color="E4E0EA"/>
              <w:bottom w:val="single" w:sz="4" w:space="0" w:color="B9B2C4"/>
            </w:tcBorders>
            <w:shd w:fill="FFFFFF" w:val="clear"/>
          </w:tcPr>
          <w:p>
            <w:pPr>
              <w:pStyle w:val="Normal"/>
              <w:rPr>
                <w:ins w:id="1247" w:author="Hossein Batebi" w:date="2026-09-26T00:00:00Z"/>
              </w:rPr>
            </w:pPr>
            <w:ins w:id="1246" w:author="Hossein Batebi" w:date="2026-09-26T00:00:00Z">
              <w:r>
                <w:t>0.632</w:t>
              </w:r>
            </w:ins>
          </w:p>
        </w:tc>
        <w:tc>
          <w:tcPr>
            <w:tcW w:w="1337" w:type="dxa"/>
            <w:tcBorders>
              <w:top w:val="single" w:sz="2" w:space="0" w:color="E4E0EA"/>
              <w:bottom w:val="single" w:sz="4" w:space="0" w:color="B9B2C4"/>
            </w:tcBorders>
            <w:shd w:fill="FFFFFF" w:val="clear"/>
          </w:tcPr>
          <w:p>
            <w:pPr>
              <w:pStyle w:val="Normal"/>
              <w:rPr>
                <w:ins w:id="1249" w:author="Hossein Batebi" w:date="2026-09-26T00:00:00Z"/>
              </w:rPr>
            </w:pPr>
            <w:ins w:id="1248" w:author="Hossein Batebi" w:date="2026-09-26T00:00:00Z">
              <w:r>
                <w:t>0.858</w:t>
              </w:r>
            </w:ins>
          </w:p>
        </w:tc>
      </w:tr>
    </w:tbl>
    <w:p>
      <w:pPr>
        <w:pStyle w:val="Normal"/>
        <w:spacing w:lineRule="exact" w:line="290" w:before="0" w:after="180"/>
        <w:jc w:val="both"/>
        <w:rPr/>
      </w:pPr>
      <w:r>
        <w:rPr/>
      </w:r>
    </w:p>
    <w:p>
      <w:pPr>
        <w:pStyle w:val="Heading2"/>
        <w:spacing w:lineRule="exact" w:line="250" w:before="140" w:after="100"/>
        <w:jc w:val="both"/>
        <w:rPr>
          <w:del w:id="3240" w:author="Hossein Batebi" w:date="2026-09-26T00:00:00Z"/>
        </w:rPr>
      </w:pPr>
      <w:del w:id="3239" w:author="Hossein Batebi" w:date="2026-09-26T00:00:00Z">
        <w:r>
          <w:rPr>
            <w:b w:val="false"/>
          </w:rPr>
          <w:delText xml:space="preserve">Table S7 | Matched bound and strict partner free representations.</w:delText>
        </w:r>
      </w:del>
    </w:p>
    <w:p>
      <w:pPr>
        <w:pStyle w:val="Heading2"/>
        <w:spacing w:lineRule="exact" w:line="250" w:before="140" w:after="100"/>
        <w:jc w:val="both"/>
        <w:rPr>
          <w:ins w:id="1251" w:author="Hossein Batebi" w:date="2026-09-26T00:00:00Z"/>
        </w:rPr>
      </w:pPr>
      <w:ins w:id="1250" w:author="Hossein Batebi" w:date="2026-09-26T00:00:00Z">
        <w:r>
          <w:t>Table S7 | Bound and receptor-only coordinate representations. Original coordinate-level analysis; specimen provenance is reported separately in Tables S22 to S25.</w:t>
        </w:r>
      </w:ins>
    </w:p>
    <w:tbl>
      <w:tblPr>
        <w:tblW w:w="9360" w:type="dxa"/>
        <w:jc w:val="left"/>
        <w:tblInd w:w="0" w:type="dxa"/>
        <w:tblLayout w:type="fixed"/>
        <w:tblCellMar>
          <w:top w:w="50" w:type="dxa"/>
          <w:left w:w="90" w:type="dxa"/>
          <w:bottom w:w="50" w:type="dxa"/>
          <w:right w:w="90" w:type="dxa"/>
        </w:tblCellMar>
      </w:tblPr>
      <w:tblGrid>
        <w:gridCol w:w="1872"/>
        <w:gridCol w:w="1872"/>
        <w:gridCol w:w="1872"/>
        <w:gridCol w:w="1872"/>
        <w:gridCol w:w="1872"/>
      </w:tblGrid>
      <w:tr>
        <w:trPr>
          <w:tblHeader w:val="true"/>
        </w:trPr>
        <w:tc>
          <w:tcPr>
            <w:tcW w:w="1872" w:type="dxa"/>
            <w:tcBorders>
              <w:top w:val="single" w:sz="4" w:space="0" w:color="B9B2C4"/>
              <w:bottom w:val="single" w:sz="2" w:space="0" w:color="E4E0EA"/>
            </w:tcBorders>
            <w:shd w:fill="F2EEF4" w:val="clear"/>
          </w:tcPr>
          <w:p>
            <w:pPr>
              <w:pStyle w:val="Normal"/>
              <w:spacing w:lineRule="auto" w:line="240" w:before="0" w:after="0"/>
              <w:rPr/>
            </w:pPr>
            <w:r>
              <w:rPr>
                <w:rFonts w:eastAsia="Times New Roman" w:cs="Arial"/>
                <w:b/>
                <w:bCs/>
                <w:sz w:val="17"/>
                <w:szCs w:val="16"/>
              </w:rPr>
              <w:t>Representation</w:t>
            </w:r>
          </w:p>
        </w:tc>
        <w:tc>
          <w:tcPr>
            <w:tcW w:w="1872" w:type="dxa"/>
            <w:tcBorders>
              <w:top w:val="single" w:sz="4" w:space="0" w:color="B9B2C4"/>
              <w:bottom w:val="single" w:sz="2" w:space="0" w:color="E4E0EA"/>
            </w:tcBorders>
            <w:shd w:fill="F2EEF4" w:val="clear"/>
          </w:tcPr>
          <w:p>
            <w:pPr>
              <w:pStyle w:val="Normal"/>
              <w:spacing w:lineRule="auto" w:line="240" w:before="0" w:after="0"/>
              <w:rPr/>
            </w:pPr>
            <w:r>
              <w:rPr>
                <w:rFonts w:eastAsia="Times New Roman" w:cs="Arial"/>
                <w:b/>
                <w:bCs/>
                <w:sz w:val="17"/>
                <w:szCs w:val="16"/>
              </w:rPr>
              <w:t>Receptors</w:t>
            </w:r>
          </w:p>
        </w:tc>
        <w:tc>
          <w:tcPr>
            <w:tcW w:w="1872" w:type="dxa"/>
            <w:tcBorders>
              <w:top w:val="single" w:sz="4" w:space="0" w:color="B9B2C4"/>
              <w:bottom w:val="single" w:sz="2" w:space="0" w:color="E4E0EA"/>
            </w:tcBorders>
            <w:shd w:fill="F2EEF4" w:val="clear"/>
          </w:tcPr>
          <w:p>
            <w:pPr>
              <w:pStyle w:val="Normal"/>
              <w:spacing w:lineRule="auto" w:line="240" w:before="0" w:after="0"/>
              <w:rPr/>
            </w:pPr>
            <w:r>
              <w:rPr>
                <w:rFonts w:eastAsia="Times New Roman" w:cs="Arial"/>
                <w:b/>
                <w:bCs/>
                <w:sz w:val="17"/>
                <w:szCs w:val="16"/>
              </w:rPr>
              <w:t>Macro ROC AUC</w:t>
            </w:r>
          </w:p>
        </w:tc>
        <w:tc>
          <w:tcPr>
            <w:tcW w:w="1872" w:type="dxa"/>
            <w:tcBorders>
              <w:top w:val="single" w:sz="4" w:space="0" w:color="B9B2C4"/>
              <w:bottom w:val="single" w:sz="2" w:space="0" w:color="E4E0EA"/>
            </w:tcBorders>
            <w:shd w:fill="F2EEF4" w:val="clear"/>
          </w:tcPr>
          <w:p>
            <w:pPr>
              <w:pStyle w:val="Normal"/>
              <w:spacing w:lineRule="auto" w:line="240" w:before="0" w:after="0"/>
              <w:rPr/>
            </w:pPr>
            <w:r>
              <w:rPr>
                <w:rFonts w:eastAsia="Times New Roman" w:cs="Arial"/>
                <w:b/>
                <w:bCs/>
                <w:sz w:val="17"/>
                <w:szCs w:val="16"/>
              </w:rPr>
              <w:t>CI low</w:t>
            </w:r>
          </w:p>
        </w:tc>
        <w:tc>
          <w:tcPr>
            <w:tcW w:w="1872" w:type="dxa"/>
            <w:tcBorders>
              <w:top w:val="single" w:sz="4" w:space="0" w:color="B9B2C4"/>
              <w:bottom w:val="single" w:sz="2" w:space="0" w:color="E4E0EA"/>
            </w:tcBorders>
            <w:shd w:fill="F2EEF4" w:val="clear"/>
          </w:tcPr>
          <w:p>
            <w:pPr>
              <w:pStyle w:val="Normal"/>
              <w:spacing w:lineRule="auto" w:line="240" w:before="0" w:after="0"/>
              <w:rPr/>
            </w:pPr>
            <w:r>
              <w:rPr>
                <w:rFonts w:eastAsia="Times New Roman" w:cs="Arial"/>
                <w:b/>
                <w:bCs/>
                <w:sz w:val="17"/>
                <w:szCs w:val="16"/>
              </w:rPr>
              <w:t>CI high</w:t>
            </w:r>
          </w:p>
        </w:tc>
      </w:tr>
      <w:tr>
        <w:trPr/>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bound geometry</w:t>
            </w:r>
          </w:p>
        </w:tc>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12</w:t>
            </w:r>
          </w:p>
        </w:tc>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0.795</w:t>
            </w:r>
          </w:p>
        </w:tc>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0.655</w:t>
            </w:r>
          </w:p>
        </w:tc>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0.944</w:t>
            </w:r>
          </w:p>
        </w:tc>
      </w:tr>
      <w:tr>
        <w:trPr/>
        <w:tc>
          <w:tcPr>
            <w:tcW w:w="1872" w:type="dxa"/>
            <w:tcBorders>
              <w:top w:val="single" w:sz="2" w:space="0" w:color="E4E0EA"/>
              <w:bottom w:val="single" w:sz="2" w:space="0" w:color="E4E0EA"/>
            </w:tcBorders>
            <w:shd w:fill="FFFFFF" w:val="clear"/>
          </w:tcPr>
          <w:p>
            <w:del w:id="1252" w:author="Hossein Batebi" w:date="2026-09-26T00:00:00Z">
              <w:r>
                <w:delText xml:space="preserve">partner free </w:delText>
              </w:r>
            </w:del>
            <w:ins w:id="1253" w:author="Hossein Batebi" w:date="2026-09-26T00:00:00Z">
              <w:r>
                <w:t xml:space="preserve">receptor-only reference </w:t>
              </w:r>
            </w:ins>
            <w:r>
              <w:t xml:space="preserve">geometry</w:t>
            </w:r>
          </w:p>
        </w:tc>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12</w:t>
            </w:r>
          </w:p>
        </w:tc>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0.619</w:t>
            </w:r>
          </w:p>
        </w:tc>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0.414</w:t>
            </w:r>
          </w:p>
        </w:tc>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0.792</w:t>
            </w:r>
          </w:p>
        </w:tc>
      </w:tr>
      <w:tr>
        <w:trPr/>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deformation</w:t>
            </w:r>
          </w:p>
        </w:tc>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12</w:t>
            </w:r>
          </w:p>
        </w:tc>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0.568</w:t>
            </w:r>
          </w:p>
        </w:tc>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0.413</w:t>
            </w:r>
          </w:p>
        </w:tc>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0.706</w:t>
            </w:r>
          </w:p>
        </w:tc>
      </w:tr>
      <w:tr>
        <w:trPr/>
        <w:tc>
          <w:tcPr>
            <w:tcW w:w="1872" w:type="dxa"/>
            <w:tcBorders>
              <w:top w:val="single" w:sz="2" w:space="0" w:color="E4E0EA"/>
              <w:bottom w:val="single" w:sz="4" w:space="0" w:color="B9B2C4"/>
            </w:tcBorders>
            <w:shd w:fill="FFFFFF" w:val="clear"/>
          </w:tcPr>
          <w:p>
            <w:del w:id="1254" w:author="Hossein Batebi" w:date="2026-09-26T00:00:00Z">
              <w:r>
                <w:delText xml:space="preserve">partner free </w:delText>
              </w:r>
            </w:del>
            <w:ins w:id="1255" w:author="Hossein Batebi" w:date="2026-09-26T00:00:00Z">
              <w:r>
                <w:t xml:space="preserve">reference </w:t>
              </w:r>
            </w:ins>
            <w:r>
              <w:t xml:space="preserve">+ </w:t>
            </w:r>
            <w:del w:id="1256" w:author="Hossein Batebi" w:date="2026-09-26T00:00:00Z">
              <w:r>
                <w:delText xml:space="preserve">deformation</w:delText>
              </w:r>
            </w:del>
            <w:ins w:id="1257" w:author="Hossein Batebi" w:date="2026-09-26T00:00:00Z">
              <w:r>
                <w:t xml:space="preserve">difference</w:t>
              </w:r>
            </w:ins>
          </w:p>
        </w:tc>
        <w:tc>
          <w:tcPr>
            <w:tcW w:w="1872" w:type="dxa"/>
            <w:tcBorders>
              <w:top w:val="single" w:sz="2" w:space="0" w:color="E4E0EA"/>
              <w:bottom w:val="single" w:sz="4" w:space="0" w:color="B9B2C4"/>
            </w:tcBorders>
            <w:shd w:fill="FFFFFF" w:val="clear"/>
          </w:tcPr>
          <w:p>
            <w:pPr>
              <w:pStyle w:val="Normal"/>
              <w:spacing w:lineRule="auto" w:line="240" w:before="0" w:after="0"/>
              <w:rPr/>
            </w:pPr>
            <w:r>
              <w:rPr>
                <w:rFonts w:eastAsia="Times New Roman" w:cs="Arial"/>
                <w:b w:val="false"/>
                <w:bCs w:val="false"/>
                <w:sz w:val="16"/>
                <w:szCs w:val="16"/>
              </w:rPr>
              <w:t>12</w:t>
            </w:r>
          </w:p>
        </w:tc>
        <w:tc>
          <w:tcPr>
            <w:tcW w:w="1872" w:type="dxa"/>
            <w:tcBorders>
              <w:top w:val="single" w:sz="2" w:space="0" w:color="E4E0EA"/>
              <w:bottom w:val="single" w:sz="4" w:space="0" w:color="B9B2C4"/>
            </w:tcBorders>
            <w:shd w:fill="FFFFFF" w:val="clear"/>
          </w:tcPr>
          <w:p>
            <w:pPr>
              <w:pStyle w:val="Normal"/>
              <w:spacing w:lineRule="auto" w:line="240" w:before="0" w:after="0"/>
              <w:rPr/>
            </w:pPr>
            <w:r>
              <w:rPr>
                <w:rFonts w:eastAsia="Times New Roman" w:cs="Arial"/>
                <w:b w:val="false"/>
                <w:bCs w:val="false"/>
                <w:sz w:val="16"/>
                <w:szCs w:val="16"/>
              </w:rPr>
              <w:t>0.637</w:t>
            </w:r>
          </w:p>
        </w:tc>
        <w:tc>
          <w:tcPr>
            <w:tcW w:w="1872" w:type="dxa"/>
            <w:tcBorders>
              <w:top w:val="single" w:sz="2" w:space="0" w:color="E4E0EA"/>
              <w:bottom w:val="single" w:sz="4" w:space="0" w:color="B9B2C4"/>
            </w:tcBorders>
            <w:shd w:fill="FFFFFF" w:val="clear"/>
          </w:tcPr>
          <w:p>
            <w:pPr>
              <w:pStyle w:val="Normal"/>
              <w:spacing w:lineRule="auto" w:line="240" w:before="0" w:after="0"/>
              <w:rPr/>
            </w:pPr>
            <w:r>
              <w:rPr>
                <w:rFonts w:eastAsia="Times New Roman" w:cs="Arial"/>
                <w:b w:val="false"/>
                <w:bCs w:val="false"/>
                <w:sz w:val="16"/>
                <w:szCs w:val="16"/>
              </w:rPr>
              <w:t>0.437</w:t>
            </w:r>
          </w:p>
        </w:tc>
        <w:tc>
          <w:tcPr>
            <w:tcW w:w="1872" w:type="dxa"/>
            <w:tcBorders>
              <w:top w:val="single" w:sz="2" w:space="0" w:color="E4E0EA"/>
              <w:bottom w:val="single" w:sz="4" w:space="0" w:color="B9B2C4"/>
            </w:tcBorders>
            <w:shd w:fill="FFFFFF" w:val="clear"/>
          </w:tcPr>
          <w:p>
            <w:pPr>
              <w:pStyle w:val="Normal"/>
              <w:spacing w:lineRule="auto" w:line="240" w:before="0" w:after="0"/>
              <w:rPr/>
            </w:pPr>
            <w:r>
              <w:rPr>
                <w:rFonts w:eastAsia="Times New Roman" w:cs="Arial"/>
                <w:b w:val="false"/>
                <w:bCs w:val="false"/>
                <w:sz w:val="16"/>
                <w:szCs w:val="16"/>
              </w:rPr>
              <w:t>0.878</w:t>
            </w:r>
          </w:p>
        </w:tc>
      </w:tr>
    </w:tbl>
    <w:p>
      <w:pPr>
        <w:pStyle w:val="Normal"/>
        <w:spacing w:lineRule="exact" w:line="290" w:before="0" w:after="180"/>
        <w:jc w:val="both"/>
        <w:rPr/>
      </w:pPr>
      <w:r>
        <w:rPr/>
      </w:r>
    </w:p>
    <w:p>
      <w:pPr>
        <w:pStyle w:val="Heading2"/>
        <w:spacing w:lineRule="exact" w:line="250" w:before="140" w:after="100"/>
        <w:jc w:val="both"/>
        <w:rPr>
          <w:del w:id="3242" w:author="Hossein Batebi" w:date="2026-09-26T00:00:00Z"/>
        </w:rPr>
      </w:pPr>
      <w:del w:id="3241" w:author="Hossein Batebi" w:date="2026-09-26T00:00:00Z">
        <w:r>
          <w:rPr>
            <w:rFonts w:eastAsia="Times New Roman"/>
            <w:b w:val="false"/>
            <w:i w:val="false"/>
          </w:rPr>
          <w:delText xml:space="preserve">Table S8 | Robustness and class composition of the matched bound versus partner free comparison.</w:delText>
        </w:r>
      </w:del>
    </w:p>
    <w:p>
      <w:pPr>
        <w:pStyle w:val="Heading2"/>
        <w:spacing w:lineRule="exact" w:line="250" w:before="140" w:after="100"/>
        <w:jc w:val="both"/>
        <w:rPr>
          <w:ins w:id="1259" w:author="Hossein Batebi" w:date="2026-09-26T00:00:00Z"/>
        </w:rPr>
      </w:pPr>
      <w:ins w:id="1258" w:author="Hossein Batebi" w:date="2026-09-26T00:00:00Z">
        <w:r>
          <w:t>Table S8 | Robustness and class composition of the bound versus receptor-only coordinate comparison. Original coordinate-level analysis; specimen provenance is reported separately in Tables S22 to S25.</w:t>
        </w:r>
      </w:ins>
    </w:p>
    <w:tbl>
      <w:tblPr>
        <w:tblW w:w="9360" w:type="dxa"/>
        <w:jc w:val="left"/>
        <w:tblInd w:w="0" w:type="dxa"/>
        <w:tblLayout w:type="fixed"/>
        <w:tblCellMar>
          <w:top w:w="50" w:type="dxa"/>
          <w:left w:w="90" w:type="dxa"/>
          <w:bottom w:w="50" w:type="dxa"/>
          <w:right w:w="90" w:type="dxa"/>
        </w:tblCellMar>
      </w:tblPr>
      <w:tblGrid>
        <w:gridCol w:w="1872"/>
        <w:gridCol w:w="1872"/>
        <w:gridCol w:w="1872"/>
        <w:gridCol w:w="1872"/>
        <w:gridCol w:w="1872"/>
      </w:tblGrid>
      <w:tr>
        <w:trPr>
          <w:tblHeader w:val="true"/>
        </w:trPr>
        <w:tc>
          <w:tcPr>
            <w:tcW w:w="1872" w:type="dxa"/>
            <w:tcBorders>
              <w:top w:val="single" w:sz="4" w:space="0" w:color="B9B2C4"/>
              <w:bottom w:val="single" w:sz="2" w:space="0" w:color="E4E0EA"/>
            </w:tcBorders>
            <w:shd w:fill="F2EEF4" w:val="clear"/>
          </w:tcPr>
          <w:p>
            <w:pPr>
              <w:pStyle w:val="Normal"/>
              <w:spacing w:lineRule="auto" w:line="240" w:before="0" w:after="0"/>
              <w:rPr/>
            </w:pPr>
            <w:r>
              <w:rPr>
                <w:rFonts w:eastAsia="Times New Roman" w:cs="Arial"/>
                <w:b/>
                <w:bCs/>
                <w:sz w:val="17"/>
                <w:szCs w:val="16"/>
              </w:rPr>
              <w:t>Analysis</w:t>
            </w:r>
          </w:p>
        </w:tc>
        <w:tc>
          <w:tcPr>
            <w:tcW w:w="1872" w:type="dxa"/>
            <w:tcBorders>
              <w:top w:val="single" w:sz="4" w:space="0" w:color="B9B2C4"/>
              <w:bottom w:val="single" w:sz="2" w:space="0" w:color="E4E0EA"/>
            </w:tcBorders>
            <w:shd w:fill="F2EEF4" w:val="clear"/>
          </w:tcPr>
          <w:p>
            <w:pPr>
              <w:pStyle w:val="Normal"/>
              <w:spacing w:lineRule="auto" w:line="240" w:before="0" w:after="0"/>
              <w:rPr/>
            </w:pPr>
            <w:r>
              <w:rPr>
                <w:rFonts w:eastAsia="Times New Roman" w:cs="Arial"/>
                <w:b/>
                <w:bCs/>
                <w:sz w:val="17"/>
                <w:szCs w:val="16"/>
              </w:rPr>
              <w:t>Gs</w:t>
            </w:r>
          </w:p>
        </w:tc>
        <w:tc>
          <w:tcPr>
            <w:tcW w:w="1872" w:type="dxa"/>
            <w:tcBorders>
              <w:top w:val="single" w:sz="4" w:space="0" w:color="B9B2C4"/>
              <w:bottom w:val="single" w:sz="2" w:space="0" w:color="E4E0EA"/>
            </w:tcBorders>
            <w:shd w:fill="F2EEF4" w:val="clear"/>
          </w:tcPr>
          <w:p>
            <w:pPr>
              <w:pStyle w:val="Normal"/>
              <w:spacing w:lineRule="auto" w:line="240" w:before="0" w:after="0"/>
              <w:rPr/>
            </w:pPr>
            <w:r>
              <w:rPr>
                <w:rFonts w:eastAsia="Times New Roman" w:cs="Arial"/>
                <w:b/>
                <w:bCs/>
                <w:sz w:val="17"/>
                <w:szCs w:val="16"/>
              </w:rPr>
              <w:t>Gi/o</w:t>
            </w:r>
          </w:p>
        </w:tc>
        <w:tc>
          <w:tcPr>
            <w:tcW w:w="1872" w:type="dxa"/>
            <w:tcBorders>
              <w:top w:val="single" w:sz="4" w:space="0" w:color="B9B2C4"/>
              <w:bottom w:val="single" w:sz="2" w:space="0" w:color="E4E0EA"/>
            </w:tcBorders>
            <w:shd w:fill="F2EEF4" w:val="clear"/>
          </w:tcPr>
          <w:p>
            <w:pPr>
              <w:pStyle w:val="Normal"/>
              <w:spacing w:lineRule="auto" w:line="240" w:before="0" w:after="0"/>
              <w:rPr/>
            </w:pPr>
            <w:r>
              <w:rPr>
                <w:rFonts w:eastAsia="Times New Roman" w:cs="Arial"/>
                <w:b/>
                <w:bCs/>
                <w:sz w:val="17"/>
                <w:szCs w:val="16"/>
              </w:rPr>
              <w:t>Gq/11</w:t>
            </w:r>
          </w:p>
        </w:tc>
        <w:tc>
          <w:tcPr>
            <w:tcW w:w="1872" w:type="dxa"/>
            <w:tcBorders>
              <w:top w:val="single" w:sz="4" w:space="0" w:color="B9B2C4"/>
              <w:bottom w:val="single" w:sz="2" w:space="0" w:color="E4E0EA"/>
            </w:tcBorders>
            <w:shd w:fill="F2EEF4" w:val="clear"/>
          </w:tcPr>
          <w:p>
            <w:pPr>
              <w:pStyle w:val="Normal"/>
              <w:spacing w:lineRule="auto" w:line="240" w:before="0" w:after="0"/>
              <w:rPr/>
            </w:pPr>
            <w:r>
              <w:rPr>
                <w:rFonts w:eastAsia="Times New Roman" w:cs="Arial"/>
                <w:b/>
                <w:bCs/>
                <w:sz w:val="17"/>
                <w:szCs w:val="16"/>
              </w:rPr>
              <w:t>Overall summary</w:t>
            </w:r>
          </w:p>
        </w:tc>
      </w:tr>
      <w:tr>
        <w:trPr/>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Unit composition</w:t>
            </w:r>
          </w:p>
        </w:tc>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5</w:t>
            </w:r>
          </w:p>
        </w:tc>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6</w:t>
            </w:r>
          </w:p>
        </w:tc>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4</w:t>
            </w:r>
          </w:p>
        </w:tc>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15 units from 12 receptors</w:t>
            </w:r>
          </w:p>
        </w:tc>
      </w:tr>
      <w:tr>
        <w:trPr/>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Bound one-vs-rest ROC AUC</w:t>
            </w:r>
          </w:p>
        </w:tc>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0.920</w:t>
            </w:r>
          </w:p>
        </w:tc>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0.852</w:t>
            </w:r>
          </w:p>
        </w:tc>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0.614</w:t>
            </w:r>
          </w:p>
        </w:tc>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macro ROC AUC 0.795</w:t>
            </w:r>
          </w:p>
        </w:tc>
      </w:tr>
      <w:tr>
        <w:trPr/>
        <w:tc>
          <w:tcPr>
            <w:tcW w:w="1872" w:type="dxa"/>
            <w:tcBorders>
              <w:top w:val="single" w:sz="2" w:space="0" w:color="E4E0EA"/>
              <w:bottom w:val="single" w:sz="2" w:space="0" w:color="E4E0EA"/>
            </w:tcBorders>
            <w:shd w:fill="FFFFFF" w:val="clear"/>
          </w:tcPr>
          <w:p>
            <w:del w:id="1260" w:author="Hossein Batebi" w:date="2026-09-26T00:00:00Z">
              <w:r>
                <w:delText xml:space="preserve">Partner free </w:delText>
              </w:r>
            </w:del>
            <w:ins w:id="1261" w:author="Hossein Batebi" w:date="2026-09-26T00:00:00Z">
              <w:r>
                <w:t xml:space="preserve">Receptor-only reference </w:t>
              </w:r>
            </w:ins>
            <w:r>
              <w:t xml:space="preserve">one versus rest ROC AUC</w:t>
            </w:r>
          </w:p>
        </w:tc>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0.610</w:t>
            </w:r>
          </w:p>
        </w:tc>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0.667</w:t>
            </w:r>
          </w:p>
        </w:tc>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0.580</w:t>
            </w:r>
          </w:p>
        </w:tc>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macro ROC AUC 0.619</w:t>
            </w:r>
          </w:p>
        </w:tc>
      </w:tr>
      <w:tr>
        <w:trPr/>
        <w:tc>
          <w:tcPr>
            <w:tcW w:w="1872" w:type="dxa"/>
            <w:tcBorders>
              <w:top w:val="single" w:sz="2" w:space="0" w:color="E4E0EA"/>
              <w:bottom w:val="single" w:sz="2" w:space="0" w:color="E4E0EA"/>
            </w:tcBorders>
            <w:shd w:fill="FFFFFF" w:val="clear"/>
          </w:tcPr>
          <w:p>
            <w:r>
              <w:t xml:space="preserve">Bound minus </w:t>
            </w:r>
            <w:del w:id="1262" w:author="Hossein Batebi" w:date="2026-09-26T00:00:00Z">
              <w:r>
                <w:delText xml:space="preserve">partner free </w:delText>
              </w:r>
            </w:del>
            <w:ins w:id="1263" w:author="Hossein Batebi" w:date="2026-09-26T00:00:00Z">
              <w:r>
                <w:t xml:space="preserve">reference </w:t>
              </w:r>
            </w:ins>
            <w:r>
              <w:t xml:space="preserve">delta AUC</w:t>
            </w:r>
          </w:p>
        </w:tc>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0.310</w:t>
            </w:r>
          </w:p>
        </w:tc>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0.185</w:t>
            </w:r>
          </w:p>
        </w:tc>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0.034</w:t>
            </w:r>
          </w:p>
        </w:tc>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macro delta AUC 0.176</w:t>
            </w:r>
          </w:p>
        </w:tc>
      </w:tr>
      <w:tr>
        <w:trPr/>
        <w:tc>
          <w:tcPr>
            <w:tcW w:w="1872" w:type="dxa"/>
            <w:tcBorders>
              <w:top w:val="single" w:sz="2" w:space="0" w:color="E4E0EA"/>
              <w:bottom w:val="single" w:sz="4" w:space="0" w:color="B9B2C4"/>
            </w:tcBorders>
            <w:shd w:fill="FFFFFF" w:val="clear"/>
          </w:tcPr>
          <w:p>
            <w:pPr>
              <w:pStyle w:val="Normal"/>
              <w:spacing w:lineRule="auto" w:line="240" w:before="0" w:after="0"/>
              <w:rPr/>
            </w:pPr>
            <w:r>
              <w:rPr>
                <w:rFonts w:eastAsia="Times New Roman" w:cs="Arial"/>
                <w:b w:val="false"/>
                <w:bCs w:val="false"/>
                <w:sz w:val="16"/>
                <w:szCs w:val="16"/>
              </w:rPr>
              <w:t>Sensitivity analyses</w:t>
            </w:r>
          </w:p>
        </w:tc>
        <w:tc>
          <w:tcPr>
            <w:tcW w:w="1872" w:type="dxa"/>
            <w:tcBorders>
              <w:top w:val="single" w:sz="2" w:space="0" w:color="E4E0EA"/>
              <w:bottom w:val="single" w:sz="4" w:space="0" w:color="B9B2C4"/>
            </w:tcBorders>
            <w:shd w:fill="FFFFFF" w:val="clear"/>
          </w:tcPr>
          <w:p>
            <w:pPr>
              <w:pStyle w:val="Normal"/>
              <w:spacing w:lineRule="auto" w:line="240" w:before="0" w:after="0"/>
              <w:rPr/>
            </w:pPr>
            <w:r>
              <w:rPr>
                <w:rFonts w:eastAsia="Times New Roman" w:cs="Arial"/>
                <w:b w:val="false"/>
                <w:bCs w:val="false"/>
                <w:sz w:val="16"/>
                <w:szCs w:val="16"/>
              </w:rPr>
              <w:t>—</w:t>
            </w:r>
          </w:p>
        </w:tc>
        <w:tc>
          <w:tcPr>
            <w:tcW w:w="1872" w:type="dxa"/>
            <w:tcBorders>
              <w:top w:val="single" w:sz="2" w:space="0" w:color="E4E0EA"/>
              <w:bottom w:val="single" w:sz="4" w:space="0" w:color="B9B2C4"/>
            </w:tcBorders>
            <w:shd w:fill="FFFFFF" w:val="clear"/>
          </w:tcPr>
          <w:p>
            <w:pPr>
              <w:pStyle w:val="Normal"/>
              <w:spacing w:lineRule="auto" w:line="240" w:before="0" w:after="0"/>
              <w:rPr/>
            </w:pPr>
            <w:r>
              <w:rPr>
                <w:rFonts w:eastAsia="Times New Roman" w:cs="Arial"/>
                <w:b w:val="false"/>
                <w:bCs w:val="false"/>
                <w:sz w:val="16"/>
                <w:szCs w:val="16"/>
              </w:rPr>
              <w:t>—</w:t>
            </w:r>
          </w:p>
        </w:tc>
        <w:tc>
          <w:tcPr>
            <w:tcW w:w="1872" w:type="dxa"/>
            <w:tcBorders>
              <w:top w:val="single" w:sz="2" w:space="0" w:color="E4E0EA"/>
              <w:bottom w:val="single" w:sz="4" w:space="0" w:color="B9B2C4"/>
            </w:tcBorders>
            <w:shd w:fill="FFFFFF" w:val="clear"/>
          </w:tcPr>
          <w:p>
            <w:pPr>
              <w:pStyle w:val="Normal"/>
              <w:spacing w:lineRule="auto" w:line="240" w:before="0" w:after="0"/>
              <w:rPr/>
            </w:pPr>
            <w:r>
              <w:rPr>
                <w:rFonts w:eastAsia="Times New Roman" w:cs="Arial"/>
                <w:b w:val="false"/>
                <w:bCs w:val="false"/>
                <w:sz w:val="16"/>
                <w:szCs w:val="16"/>
              </w:rPr>
              <w:t>—</w:t>
            </w:r>
          </w:p>
        </w:tc>
        <w:tc>
          <w:tcPr>
            <w:tcW w:w="1872" w:type="dxa"/>
            <w:tcBorders>
              <w:top w:val="single" w:sz="2" w:space="0" w:color="E4E0EA"/>
              <w:bottom w:val="single" w:sz="4" w:space="0" w:color="B9B2C4"/>
            </w:tcBorders>
            <w:shd w:fill="FFFFFF" w:val="clear"/>
          </w:tcPr>
          <w:p>
            <w:pPr>
              <w:pStyle w:val="Normal"/>
              <w:spacing w:lineRule="auto" w:line="240" w:before="0" w:after="0"/>
              <w:rPr/>
            </w:pPr>
            <w:r>
              <w:rPr>
                <w:rFonts w:eastAsia="Times New Roman" w:cs="Arial"/>
                <w:b w:val="false"/>
                <w:bCs w:val="false"/>
                <w:sz w:val="16"/>
                <w:szCs w:val="16"/>
              </w:rPr>
              <w:t>12/12 receptor omissions positive (0.130–0.250); 4/4 outer folds favoured bound geometry</w:t>
            </w:r>
          </w:p>
        </w:tc>
      </w:tr>
    </w:tbl>
    <w:p>
      <w:pPr>
        <w:pStyle w:val="Normal"/>
        <w:spacing w:lineRule="exact" w:line="290" w:before="0" w:after="180"/>
        <w:jc w:val="both"/>
        <w:rPr/>
      </w:pPr>
      <w:r>
        <w:rPr/>
      </w:r>
    </w:p>
    <w:p>
      <w:pPr>
        <w:pStyle w:val="Heading2"/>
        <w:spacing w:lineRule="exact" w:line="250" w:before="140" w:after="100"/>
        <w:jc w:val="both"/>
        <w:rPr/>
      </w:pPr>
      <w:r>
        <w:rPr>
          <w:rFonts w:eastAsia="Times New Roman"/>
          <w:b/>
          <w:i w:val="false"/>
        </w:rPr>
        <w:t>Table S9 | Stable repeated L2 learning curve.</w:t>
      </w:r>
    </w:p>
    <w:tbl>
      <w:tblPr>
        <w:tblW w:w="9360" w:type="dxa"/>
        <w:jc w:val="left"/>
        <w:tblInd w:w="0" w:type="dxa"/>
        <w:tblLayout w:type="fixed"/>
        <w:tblCellMar>
          <w:top w:w="50" w:type="dxa"/>
          <w:left w:w="90" w:type="dxa"/>
          <w:bottom w:w="50" w:type="dxa"/>
          <w:right w:w="90" w:type="dxa"/>
        </w:tblCellMar>
      </w:tblPr>
      <w:tblGrid>
        <w:gridCol w:w="1872"/>
        <w:gridCol w:w="1872"/>
        <w:gridCol w:w="1872"/>
        <w:gridCol w:w="1872"/>
        <w:gridCol w:w="1872"/>
      </w:tblGrid>
      <w:tr>
        <w:trPr>
          <w:tblHeader w:val="true"/>
        </w:trPr>
        <w:tc>
          <w:tcPr>
            <w:tcW w:w="1872" w:type="dxa"/>
            <w:tcBorders>
              <w:top w:val="single" w:sz="4" w:space="0" w:color="B9B2C4"/>
              <w:bottom w:val="single" w:sz="2" w:space="0" w:color="E4E0EA"/>
            </w:tcBorders>
            <w:shd w:fill="F2EEF4" w:val="clear"/>
          </w:tcPr>
          <w:p>
            <w:pPr>
              <w:pStyle w:val="Normal"/>
              <w:spacing w:lineRule="auto" w:line="240" w:before="0" w:after="0"/>
              <w:rPr/>
            </w:pPr>
            <w:r>
              <w:rPr>
                <w:rFonts w:eastAsia="Times New Roman" w:cs="Arial"/>
                <w:b/>
                <w:bCs/>
                <w:sz w:val="17"/>
                <w:szCs w:val="16"/>
              </w:rPr>
              <w:t>Model</w:t>
            </w:r>
          </w:p>
        </w:tc>
        <w:tc>
          <w:tcPr>
            <w:tcW w:w="1872" w:type="dxa"/>
            <w:tcBorders>
              <w:top w:val="single" w:sz="4" w:space="0" w:color="B9B2C4"/>
              <w:bottom w:val="single" w:sz="2" w:space="0" w:color="E4E0EA"/>
            </w:tcBorders>
            <w:shd w:fill="F2EEF4" w:val="clear"/>
          </w:tcPr>
          <w:p>
            <w:pPr>
              <w:pStyle w:val="Normal"/>
              <w:spacing w:lineRule="auto" w:line="240" w:before="0" w:after="0"/>
              <w:rPr/>
            </w:pPr>
            <w:r>
              <w:rPr>
                <w:rFonts w:eastAsia="Times New Roman" w:cs="Arial"/>
                <w:b/>
                <w:bCs/>
                <w:sz w:val="17"/>
                <w:szCs w:val="16"/>
              </w:rPr>
              <w:t>Receptors</w:t>
            </w:r>
          </w:p>
        </w:tc>
        <w:tc>
          <w:tcPr>
            <w:tcW w:w="1872" w:type="dxa"/>
            <w:tcBorders>
              <w:top w:val="single" w:sz="4" w:space="0" w:color="B9B2C4"/>
              <w:bottom w:val="single" w:sz="2" w:space="0" w:color="E4E0EA"/>
            </w:tcBorders>
            <w:shd w:fill="F2EEF4" w:val="clear"/>
          </w:tcPr>
          <w:p>
            <w:pPr>
              <w:pStyle w:val="Normal"/>
              <w:spacing w:lineRule="auto" w:line="240" w:before="0" w:after="0"/>
              <w:rPr/>
            </w:pPr>
            <w:r>
              <w:rPr>
                <w:rFonts w:eastAsia="Times New Roman" w:cs="Arial"/>
                <w:b/>
                <w:bCs/>
                <w:sz w:val="17"/>
                <w:szCs w:val="16"/>
              </w:rPr>
              <w:t>Mean AUC</w:t>
            </w:r>
          </w:p>
        </w:tc>
        <w:tc>
          <w:tcPr>
            <w:tcW w:w="1872" w:type="dxa"/>
            <w:tcBorders>
              <w:top w:val="single" w:sz="4" w:space="0" w:color="B9B2C4"/>
              <w:bottom w:val="single" w:sz="2" w:space="0" w:color="E4E0EA"/>
            </w:tcBorders>
            <w:shd w:fill="F2EEF4" w:val="clear"/>
          </w:tcPr>
          <w:p>
            <w:pPr>
              <w:pStyle w:val="Normal"/>
              <w:spacing w:lineRule="auto" w:line="240" w:before="0" w:after="0"/>
              <w:rPr/>
            </w:pPr>
            <w:r>
              <w:rPr>
                <w:rFonts w:eastAsia="Times New Roman" w:cs="Arial"/>
                <w:b/>
                <w:bCs/>
                <w:sz w:val="17"/>
                <w:szCs w:val="16"/>
              </w:rPr>
              <w:t>Interval low</w:t>
            </w:r>
          </w:p>
        </w:tc>
        <w:tc>
          <w:tcPr>
            <w:tcW w:w="1872" w:type="dxa"/>
            <w:tcBorders>
              <w:top w:val="single" w:sz="4" w:space="0" w:color="B9B2C4"/>
              <w:bottom w:val="single" w:sz="2" w:space="0" w:color="E4E0EA"/>
            </w:tcBorders>
            <w:shd w:fill="F2EEF4" w:val="clear"/>
          </w:tcPr>
          <w:p>
            <w:pPr>
              <w:pStyle w:val="Normal"/>
              <w:spacing w:lineRule="auto" w:line="240" w:before="0" w:after="0"/>
              <w:rPr/>
            </w:pPr>
            <w:r>
              <w:rPr>
                <w:rFonts w:eastAsia="Times New Roman" w:cs="Arial"/>
                <w:b/>
                <w:bCs/>
                <w:sz w:val="17"/>
                <w:szCs w:val="16"/>
              </w:rPr>
              <w:t>Interval high</w:t>
            </w:r>
          </w:p>
        </w:tc>
      </w:tr>
      <w:tr>
        <w:trPr/>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sequence</w:t>
            </w:r>
          </w:p>
        </w:tc>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50</w:t>
            </w:r>
          </w:p>
        </w:tc>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0.690</w:t>
            </w:r>
          </w:p>
        </w:tc>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0.594</w:t>
            </w:r>
          </w:p>
        </w:tc>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0.774</w:t>
            </w:r>
          </w:p>
        </w:tc>
      </w:tr>
      <w:tr>
        <w:trPr/>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sequence</w:t>
            </w:r>
          </w:p>
        </w:tc>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70</w:t>
            </w:r>
          </w:p>
        </w:tc>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0.707</w:t>
            </w:r>
          </w:p>
        </w:tc>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0.646</w:t>
            </w:r>
          </w:p>
        </w:tc>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0.804</w:t>
            </w:r>
          </w:p>
        </w:tc>
      </w:tr>
      <w:tr>
        <w:trPr/>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sequence</w:t>
            </w:r>
          </w:p>
        </w:tc>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90</w:t>
            </w:r>
          </w:p>
        </w:tc>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0.736</w:t>
            </w:r>
          </w:p>
        </w:tc>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0.688</w:t>
            </w:r>
          </w:p>
        </w:tc>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0.801</w:t>
            </w:r>
          </w:p>
        </w:tc>
      </w:tr>
      <w:tr>
        <w:trPr/>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sequence</w:t>
            </w:r>
          </w:p>
        </w:tc>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110</w:t>
            </w:r>
          </w:p>
        </w:tc>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0.756</w:t>
            </w:r>
          </w:p>
        </w:tc>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0.718</w:t>
            </w:r>
          </w:p>
        </w:tc>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0.809</w:t>
            </w:r>
          </w:p>
        </w:tc>
      </w:tr>
      <w:tr>
        <w:trPr/>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sequence</w:t>
            </w:r>
          </w:p>
        </w:tc>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130</w:t>
            </w:r>
          </w:p>
        </w:tc>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0.763</w:t>
            </w:r>
          </w:p>
        </w:tc>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0.722</w:t>
            </w:r>
          </w:p>
        </w:tc>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0.794</w:t>
            </w:r>
          </w:p>
        </w:tc>
      </w:tr>
      <w:tr>
        <w:trPr/>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sequence</w:t>
            </w:r>
          </w:p>
        </w:tc>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150</w:t>
            </w:r>
          </w:p>
        </w:tc>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0.781</w:t>
            </w:r>
          </w:p>
        </w:tc>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0.749</w:t>
            </w:r>
          </w:p>
        </w:tc>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0.800</w:t>
            </w:r>
          </w:p>
        </w:tc>
      </w:tr>
      <w:tr>
        <w:trPr/>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sequence</w:t>
            </w:r>
          </w:p>
        </w:tc>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169</w:t>
            </w:r>
          </w:p>
        </w:tc>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0.787</w:t>
            </w:r>
          </w:p>
        </w:tc>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0.751</w:t>
            </w:r>
          </w:p>
        </w:tc>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0.814</w:t>
            </w:r>
          </w:p>
        </w:tc>
      </w:tr>
      <w:tr>
        <w:trPr/>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adjusted structure</w:t>
            </w:r>
          </w:p>
        </w:tc>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50</w:t>
            </w:r>
          </w:p>
        </w:tc>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0.699</w:t>
            </w:r>
          </w:p>
        </w:tc>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0.641</w:t>
            </w:r>
          </w:p>
        </w:tc>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0.783</w:t>
            </w:r>
          </w:p>
        </w:tc>
      </w:tr>
      <w:tr>
        <w:trPr/>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adjusted structure</w:t>
            </w:r>
          </w:p>
        </w:tc>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70</w:t>
            </w:r>
          </w:p>
        </w:tc>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0.720</w:t>
            </w:r>
          </w:p>
        </w:tc>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0.612</w:t>
            </w:r>
          </w:p>
        </w:tc>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0.813</w:t>
            </w:r>
          </w:p>
        </w:tc>
      </w:tr>
      <w:tr>
        <w:trPr/>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adjusted structure</w:t>
            </w:r>
          </w:p>
        </w:tc>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90</w:t>
            </w:r>
          </w:p>
        </w:tc>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0.727</w:t>
            </w:r>
          </w:p>
        </w:tc>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0.664</w:t>
            </w:r>
          </w:p>
        </w:tc>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0.781</w:t>
            </w:r>
          </w:p>
        </w:tc>
      </w:tr>
      <w:tr>
        <w:trPr/>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adjusted structure</w:t>
            </w:r>
          </w:p>
        </w:tc>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110</w:t>
            </w:r>
          </w:p>
        </w:tc>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0.750</w:t>
            </w:r>
          </w:p>
        </w:tc>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0.700</w:t>
            </w:r>
          </w:p>
        </w:tc>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0.785</w:t>
            </w:r>
          </w:p>
        </w:tc>
      </w:tr>
      <w:tr>
        <w:trPr/>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adjusted structure</w:t>
            </w:r>
          </w:p>
        </w:tc>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130</w:t>
            </w:r>
          </w:p>
        </w:tc>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0.749</w:t>
            </w:r>
          </w:p>
        </w:tc>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0.712</w:t>
            </w:r>
          </w:p>
        </w:tc>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0.797</w:t>
            </w:r>
          </w:p>
        </w:tc>
      </w:tr>
      <w:tr>
        <w:trPr/>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adjusted structure</w:t>
            </w:r>
          </w:p>
        </w:tc>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150</w:t>
            </w:r>
          </w:p>
        </w:tc>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0.758</w:t>
            </w:r>
          </w:p>
        </w:tc>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0.707</w:t>
            </w:r>
          </w:p>
        </w:tc>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0.790</w:t>
            </w:r>
          </w:p>
        </w:tc>
      </w:tr>
      <w:tr>
        <w:trPr/>
        <w:tc>
          <w:tcPr>
            <w:tcW w:w="1872" w:type="dxa"/>
            <w:tcBorders>
              <w:top w:val="single" w:sz="2" w:space="0" w:color="E4E0EA"/>
              <w:bottom w:val="single" w:sz="4" w:space="0" w:color="B9B2C4"/>
            </w:tcBorders>
            <w:shd w:fill="FFFFFF" w:val="clear"/>
          </w:tcPr>
          <w:p>
            <w:pPr>
              <w:pStyle w:val="Normal"/>
              <w:spacing w:lineRule="auto" w:line="240" w:before="0" w:after="0"/>
              <w:rPr/>
            </w:pPr>
            <w:r>
              <w:rPr>
                <w:rFonts w:eastAsia="Times New Roman" w:cs="Arial"/>
                <w:b w:val="false"/>
                <w:bCs w:val="false"/>
                <w:sz w:val="16"/>
                <w:szCs w:val="16"/>
              </w:rPr>
              <w:t>adjusted structure</w:t>
            </w:r>
          </w:p>
        </w:tc>
        <w:tc>
          <w:tcPr>
            <w:tcW w:w="1872" w:type="dxa"/>
            <w:tcBorders>
              <w:top w:val="single" w:sz="2" w:space="0" w:color="E4E0EA"/>
              <w:bottom w:val="single" w:sz="4" w:space="0" w:color="B9B2C4"/>
            </w:tcBorders>
            <w:shd w:fill="FFFFFF" w:val="clear"/>
          </w:tcPr>
          <w:p>
            <w:pPr>
              <w:pStyle w:val="Normal"/>
              <w:spacing w:lineRule="auto" w:line="240" w:before="0" w:after="0"/>
              <w:rPr/>
            </w:pPr>
            <w:r>
              <w:rPr>
                <w:rFonts w:eastAsia="Times New Roman" w:cs="Arial"/>
                <w:b w:val="false"/>
                <w:bCs w:val="false"/>
                <w:sz w:val="16"/>
                <w:szCs w:val="16"/>
              </w:rPr>
              <w:t>169</w:t>
            </w:r>
          </w:p>
        </w:tc>
        <w:tc>
          <w:tcPr>
            <w:tcW w:w="1872" w:type="dxa"/>
            <w:tcBorders>
              <w:top w:val="single" w:sz="2" w:space="0" w:color="E4E0EA"/>
              <w:bottom w:val="single" w:sz="4" w:space="0" w:color="B9B2C4"/>
            </w:tcBorders>
            <w:shd w:fill="FFFFFF" w:val="clear"/>
          </w:tcPr>
          <w:p>
            <w:pPr>
              <w:pStyle w:val="Normal"/>
              <w:spacing w:lineRule="auto" w:line="240" w:before="0" w:after="0"/>
              <w:rPr/>
            </w:pPr>
            <w:r>
              <w:rPr>
                <w:rFonts w:eastAsia="Times New Roman" w:cs="Arial"/>
                <w:b w:val="false"/>
                <w:bCs w:val="false"/>
                <w:sz w:val="16"/>
                <w:szCs w:val="16"/>
              </w:rPr>
              <w:t>0.767</w:t>
            </w:r>
          </w:p>
        </w:tc>
        <w:tc>
          <w:tcPr>
            <w:tcW w:w="1872" w:type="dxa"/>
            <w:tcBorders>
              <w:top w:val="single" w:sz="2" w:space="0" w:color="E4E0EA"/>
              <w:bottom w:val="single" w:sz="4" w:space="0" w:color="B9B2C4"/>
            </w:tcBorders>
            <w:shd w:fill="FFFFFF" w:val="clear"/>
          </w:tcPr>
          <w:p>
            <w:pPr>
              <w:pStyle w:val="Normal"/>
              <w:spacing w:lineRule="auto" w:line="240" w:before="0" w:after="0"/>
              <w:rPr/>
            </w:pPr>
            <w:r>
              <w:rPr>
                <w:rFonts w:eastAsia="Times New Roman" w:cs="Arial"/>
                <w:b w:val="false"/>
                <w:bCs w:val="false"/>
                <w:sz w:val="16"/>
                <w:szCs w:val="16"/>
              </w:rPr>
              <w:t>0.734</w:t>
            </w:r>
          </w:p>
        </w:tc>
        <w:tc>
          <w:tcPr>
            <w:tcW w:w="1872" w:type="dxa"/>
            <w:tcBorders>
              <w:top w:val="single" w:sz="2" w:space="0" w:color="E4E0EA"/>
              <w:bottom w:val="single" w:sz="4" w:space="0" w:color="B9B2C4"/>
            </w:tcBorders>
            <w:shd w:fill="FFFFFF" w:val="clear"/>
          </w:tcPr>
          <w:p>
            <w:pPr>
              <w:pStyle w:val="Normal"/>
              <w:spacing w:lineRule="auto" w:line="240" w:before="0" w:after="0"/>
              <w:rPr/>
            </w:pPr>
            <w:r>
              <w:rPr>
                <w:rFonts w:eastAsia="Times New Roman" w:cs="Arial"/>
                <w:b w:val="false"/>
                <w:bCs w:val="false"/>
                <w:sz w:val="16"/>
                <w:szCs w:val="16"/>
              </w:rPr>
              <w:t>0.793</w:t>
            </w:r>
          </w:p>
        </w:tc>
      </w:tr>
    </w:tbl>
    <w:p>
      <w:pPr>
        <w:pStyle w:val="Normal"/>
        <w:spacing w:lineRule="exact" w:line="290" w:before="0" w:after="180"/>
        <w:jc w:val="both"/>
        <w:rPr/>
      </w:pPr>
      <w:r>
        <w:rPr/>
      </w:r>
    </w:p>
    <w:p>
      <w:pPr>
        <w:pStyle w:val="Heading2"/>
        <w:spacing w:lineRule="exact" w:line="250" w:before="140" w:after="100"/>
        <w:jc w:val="both"/>
        <w:rPr/>
      </w:pPr>
      <w:r>
        <w:rPr>
          <w:b w:val="false"/>
        </w:rPr>
        <w:t xml:space="preserve">Table S10 | </w:t>
      </w:r>
      <w:del w:id="1264" w:author="Hossein Batebi" w:date="2026-09-26T00:00:00Z">
        <w:r>
          <w:rPr>
            <w:b w:val="false"/>
          </w:rPr>
          <w:delText xml:space="preserve">Partner free </w:delText>
        </w:r>
      </w:del>
      <w:ins w:id="1265" w:author="Hossein Batebi" w:date="2026-09-26T00:00:00Z">
        <w:r>
          <w:rPr>
            <w:b w:val="false"/>
          </w:rPr>
          <w:t xml:space="preserve">Coordinate-level receptor-only </w:t>
        </w:r>
      </w:ins>
      <w:r>
        <w:rPr>
          <w:b w:val="false"/>
        </w:rPr>
        <w:t xml:space="preserve">entity audit summary. Counts below are nonexclusive definitions or audit flags and should not be summed. The ordered, mutually exclusive attrition used to derive the strict matched population is reported in Table S1.</w:t>
      </w:r>
    </w:p>
    <w:tbl>
      <w:tblPr>
        <w:tblW w:w="9360" w:type="dxa"/>
        <w:jc w:val="left"/>
        <w:tblInd w:w="0" w:type="dxa"/>
        <w:tblLayout w:type="fixed"/>
        <w:tblCellMar>
          <w:top w:w="50" w:type="dxa"/>
          <w:left w:w="90" w:type="dxa"/>
          <w:bottom w:w="50" w:type="dxa"/>
          <w:right w:w="90" w:type="dxa"/>
        </w:tblCellMar>
      </w:tblPr>
      <w:tblGrid>
        <w:gridCol w:w="3120"/>
        <w:gridCol w:w="3120"/>
        <w:gridCol w:w="3120"/>
      </w:tblGrid>
      <w:tr>
        <w:trPr>
          <w:tblHeader w:val="true"/>
        </w:trPr>
        <w:tc>
          <w:tcPr>
            <w:tcW w:w="3120" w:type="dxa"/>
            <w:tcBorders>
              <w:top w:val="single" w:sz="4" w:space="0" w:color="B9B2C4"/>
              <w:bottom w:val="single" w:sz="2" w:space="0" w:color="E4E0EA"/>
            </w:tcBorders>
            <w:shd w:fill="F2EEF4" w:val="clear"/>
          </w:tcPr>
          <w:p>
            <w:pPr>
              <w:pStyle w:val="Normal"/>
              <w:spacing w:lineRule="auto" w:line="240" w:before="0" w:after="0"/>
              <w:rPr/>
            </w:pPr>
            <w:r>
              <w:rPr>
                <w:rFonts w:eastAsia="Times New Roman" w:cs="Arial"/>
                <w:b/>
                <w:bCs/>
                <w:sz w:val="17"/>
                <w:szCs w:val="16"/>
              </w:rPr>
              <w:t>Audit category</w:t>
            </w:r>
          </w:p>
        </w:tc>
        <w:tc>
          <w:tcPr>
            <w:tcW w:w="3120" w:type="dxa"/>
            <w:tcBorders>
              <w:top w:val="single" w:sz="4" w:space="0" w:color="B9B2C4"/>
              <w:bottom w:val="single" w:sz="2" w:space="0" w:color="E4E0EA"/>
            </w:tcBorders>
            <w:shd w:fill="F2EEF4" w:val="clear"/>
          </w:tcPr>
          <w:p>
            <w:pPr>
              <w:pStyle w:val="Normal"/>
              <w:spacing w:lineRule="auto" w:line="240" w:before="0" w:after="0"/>
              <w:rPr/>
            </w:pPr>
            <w:r>
              <w:rPr>
                <w:rFonts w:eastAsia="Times New Roman" w:cs="Arial"/>
                <w:b/>
                <w:bCs/>
                <w:sz w:val="17"/>
                <w:szCs w:val="16"/>
              </w:rPr>
              <w:t>Structures</w:t>
            </w:r>
          </w:p>
        </w:tc>
        <w:tc>
          <w:tcPr>
            <w:tcW w:w="3120" w:type="dxa"/>
            <w:tcBorders>
              <w:top w:val="single" w:sz="4" w:space="0" w:color="B9B2C4"/>
              <w:bottom w:val="single" w:sz="2" w:space="0" w:color="E4E0EA"/>
            </w:tcBorders>
            <w:shd w:fill="F2EEF4" w:val="clear"/>
          </w:tcPr>
          <w:p>
            <w:pPr>
              <w:pStyle w:val="Normal"/>
              <w:spacing w:lineRule="auto" w:line="240" w:before="0" w:after="0"/>
              <w:rPr/>
            </w:pPr>
            <w:r>
              <w:rPr>
                <w:rFonts w:eastAsia="Times New Roman" w:cs="Arial"/>
                <w:b/>
                <w:bCs/>
                <w:sz w:val="17"/>
                <w:szCs w:val="16"/>
              </w:rPr>
              <w:t>Receptors</w:t>
            </w:r>
          </w:p>
        </w:tc>
      </w:tr>
      <w:tr>
        <w:trPr/>
        <w:tc>
          <w:tcPr>
            <w:tcW w:w="312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Original active transducer none candidates</w:t>
            </w:r>
          </w:p>
        </w:tc>
        <w:tc>
          <w:tcPr>
            <w:tcW w:w="312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215</w:t>
            </w:r>
          </w:p>
        </w:tc>
        <w:tc>
          <w:tcPr>
            <w:tcW w:w="312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69</w:t>
            </w:r>
          </w:p>
        </w:tc>
      </w:tr>
      <w:tr>
        <w:trPr/>
        <w:tc>
          <w:tcPr>
            <w:tcW w:w="312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Strict polymer only</w:t>
            </w:r>
          </w:p>
        </w:tc>
        <w:tc>
          <w:tcPr>
            <w:tcW w:w="312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51</w:t>
            </w:r>
          </w:p>
        </w:tc>
        <w:tc>
          <w:tcPr>
            <w:tcW w:w="312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12</w:t>
            </w:r>
          </w:p>
        </w:tc>
      </w:tr>
      <w:tr>
        <w:trPr/>
        <w:tc>
          <w:tcPr>
            <w:tcW w:w="3120" w:type="dxa"/>
            <w:tcBorders>
              <w:top w:val="single" w:sz="2" w:space="0" w:color="E4E0EA"/>
              <w:bottom w:val="single" w:sz="2" w:space="0" w:color="E4E0EA"/>
            </w:tcBorders>
            <w:shd w:fill="FFFFFF" w:val="clear"/>
          </w:tcPr>
          <w:p>
            <w:del w:id="1266" w:author="Hossein Batebi" w:date="2026-09-26T00:00:00Z">
              <w:r>
                <w:delText xml:space="preserve">Ligand permissive partner free</w:delText>
              </w:r>
            </w:del>
            <w:ins w:id="1267" w:author="Hossein Batebi" w:date="2026-09-26T00:00:00Z">
              <w:r>
                <w:t xml:space="preserve">Ligand-permissive receptor-only</w:t>
              </w:r>
            </w:ins>
          </w:p>
        </w:tc>
        <w:tc>
          <w:tcPr>
            <w:tcW w:w="312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58</w:t>
            </w:r>
          </w:p>
        </w:tc>
        <w:tc>
          <w:tcPr>
            <w:tcW w:w="312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15</w:t>
            </w:r>
          </w:p>
        </w:tc>
      </w:tr>
      <w:tr>
        <w:trPr/>
        <w:tc>
          <w:tcPr>
            <w:tcW w:w="312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Functionally evaluable primary</w:t>
            </w:r>
          </w:p>
        </w:tc>
        <w:tc>
          <w:tcPr>
            <w:tcW w:w="312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41</w:t>
            </w:r>
          </w:p>
        </w:tc>
        <w:tc>
          <w:tcPr>
            <w:tcW w:w="312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11</w:t>
            </w:r>
          </w:p>
        </w:tc>
      </w:tr>
      <w:tr>
        <w:trPr/>
        <w:tc>
          <w:tcPr>
            <w:tcW w:w="3120" w:type="dxa"/>
            <w:tcBorders>
              <w:top w:val="single" w:sz="2" w:space="0" w:color="E4E0EA"/>
              <w:bottom w:val="single" w:sz="2" w:space="0" w:color="E4E0EA"/>
            </w:tcBorders>
            <w:shd w:fill="FFFFFF" w:val="clear"/>
          </w:tcPr>
          <w:p>
            <w:pPr>
              <w:pStyle w:val="Normal"/>
              <w:widowControl/>
              <w:bidi w:val="0"/>
              <w:spacing w:lineRule="auto" w:line="268" w:before="0" w:after="100"/>
              <w:jc w:val="left"/>
              <w:rPr/>
            </w:pPr>
            <w:r>
              <w:rPr/>
              <w:t>Auxiliary intracellular binder flag</w:t>
            </w:r>
          </w:p>
        </w:tc>
        <w:tc>
          <w:tcPr>
            <w:tcW w:w="312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22</w:t>
            </w:r>
          </w:p>
        </w:tc>
        <w:tc>
          <w:tcPr>
            <w:tcW w:w="312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11</w:t>
            </w:r>
          </w:p>
        </w:tc>
      </w:tr>
      <w:tr>
        <w:trPr/>
        <w:tc>
          <w:tcPr>
            <w:tcW w:w="3120" w:type="dxa"/>
            <w:tcBorders>
              <w:top w:val="single" w:sz="2" w:space="0" w:color="E4E0EA"/>
              <w:bottom w:val="single" w:sz="2" w:space="0" w:color="E4E0EA"/>
            </w:tcBorders>
            <w:shd w:fill="FFFFFF" w:val="clear"/>
          </w:tcPr>
          <w:p>
            <w:pPr>
              <w:pStyle w:val="Normal"/>
              <w:widowControl/>
              <w:bidi w:val="0"/>
              <w:spacing w:lineRule="auto" w:line="268" w:before="0" w:after="100"/>
              <w:jc w:val="left"/>
              <w:rPr/>
            </w:pPr>
            <w:r>
              <w:rPr/>
              <w:t>Fusion construct flag</w:t>
            </w:r>
          </w:p>
        </w:tc>
        <w:tc>
          <w:tcPr>
            <w:tcW w:w="312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84</w:t>
            </w:r>
          </w:p>
        </w:tc>
        <w:tc>
          <w:tcPr>
            <w:tcW w:w="312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34</w:t>
            </w:r>
          </w:p>
        </w:tc>
      </w:tr>
      <w:tr>
        <w:trPr/>
        <w:tc>
          <w:tcPr>
            <w:tcW w:w="3120" w:type="dxa"/>
            <w:tcBorders>
              <w:top w:val="single" w:sz="2" w:space="0" w:color="E4E0EA"/>
              <w:bottom w:val="single" w:sz="4" w:space="0" w:color="B9B2C4"/>
            </w:tcBorders>
            <w:shd w:fill="FFFFFF" w:val="clear"/>
          </w:tcPr>
          <w:p>
            <w:pPr>
              <w:pStyle w:val="Normal"/>
              <w:widowControl/>
              <w:bidi w:val="0"/>
              <w:spacing w:lineRule="auto" w:line="268" w:before="0" w:after="100"/>
              <w:jc w:val="left"/>
              <w:rPr/>
            </w:pPr>
            <w:r>
              <w:rPr/>
              <w:t>Transducer contamination flag</w:t>
            </w:r>
          </w:p>
        </w:tc>
        <w:tc>
          <w:tcPr>
            <w:tcW w:w="3120" w:type="dxa"/>
            <w:tcBorders>
              <w:top w:val="single" w:sz="2" w:space="0" w:color="E4E0EA"/>
              <w:bottom w:val="single" w:sz="4" w:space="0" w:color="B9B2C4"/>
            </w:tcBorders>
            <w:shd w:fill="FFFFFF" w:val="clear"/>
          </w:tcPr>
          <w:p>
            <w:pPr>
              <w:pStyle w:val="Normal"/>
              <w:spacing w:lineRule="auto" w:line="240" w:before="0" w:after="0"/>
              <w:rPr/>
            </w:pPr>
            <w:r>
              <w:rPr>
                <w:rFonts w:eastAsia="Times New Roman" w:cs="Arial"/>
                <w:b w:val="false"/>
                <w:bCs w:val="false"/>
                <w:sz w:val="16"/>
                <w:szCs w:val="16"/>
              </w:rPr>
              <w:t>51</w:t>
            </w:r>
          </w:p>
        </w:tc>
        <w:tc>
          <w:tcPr>
            <w:tcW w:w="3120" w:type="dxa"/>
            <w:tcBorders>
              <w:top w:val="single" w:sz="2" w:space="0" w:color="E4E0EA"/>
              <w:bottom w:val="single" w:sz="4" w:space="0" w:color="B9B2C4"/>
            </w:tcBorders>
            <w:shd w:fill="FFFFFF" w:val="clear"/>
          </w:tcPr>
          <w:p>
            <w:pPr>
              <w:pStyle w:val="Normal"/>
              <w:spacing w:lineRule="auto" w:line="240" w:before="0" w:after="0"/>
              <w:rPr/>
            </w:pPr>
            <w:r>
              <w:rPr>
                <w:rFonts w:eastAsia="Times New Roman" w:cs="Arial"/>
                <w:b w:val="false"/>
                <w:bCs w:val="false"/>
                <w:sz w:val="16"/>
                <w:szCs w:val="16"/>
              </w:rPr>
              <w:t>22</w:t>
            </w:r>
          </w:p>
        </w:tc>
      </w:tr>
    </w:tbl>
    <w:p>
      <w:pPr>
        <w:pStyle w:val="Normal"/>
        <w:spacing w:lineRule="exact" w:line="290" w:before="0" w:after="180"/>
        <w:jc w:val="both"/>
        <w:rPr/>
      </w:pPr>
      <w:r>
        <w:rPr/>
      </w:r>
    </w:p>
    <w:p>
      <w:pPr>
        <w:pStyle w:val="Heading2"/>
        <w:spacing w:lineRule="exact" w:line="250" w:before="140" w:after="100"/>
        <w:jc w:val="both"/>
        <w:rPr/>
      </w:pPr>
      <w:r>
        <w:rPr>
          <w:rFonts w:eastAsia="Times New Roman"/>
          <w:b/>
          <w:i w:val="false"/>
        </w:rPr>
        <w:t>Table S11 | Full static receptor feature extension.</w:t>
      </w:r>
    </w:p>
    <w:tbl>
      <w:tblPr>
        <w:tblW w:w="9360" w:type="dxa"/>
        <w:jc w:val="left"/>
        <w:tblInd w:w="0" w:type="dxa"/>
        <w:tblLayout w:type="fixed"/>
        <w:tblCellMar>
          <w:top w:w="50" w:type="dxa"/>
          <w:left w:w="90" w:type="dxa"/>
          <w:bottom w:w="50" w:type="dxa"/>
          <w:right w:w="90" w:type="dxa"/>
        </w:tblCellMar>
      </w:tblPr>
      <w:tblGrid>
        <w:gridCol w:w="1872"/>
        <w:gridCol w:w="1872"/>
        <w:gridCol w:w="1872"/>
        <w:gridCol w:w="1872"/>
        <w:gridCol w:w="1872"/>
      </w:tblGrid>
      <w:tr>
        <w:trPr>
          <w:tblHeader w:val="true"/>
        </w:trPr>
        <w:tc>
          <w:tcPr>
            <w:tcW w:w="1872" w:type="dxa"/>
            <w:tcBorders>
              <w:top w:val="single" w:sz="4" w:space="0" w:color="B9B2C4"/>
              <w:bottom w:val="single" w:sz="2" w:space="0" w:color="E4E0EA"/>
            </w:tcBorders>
            <w:shd w:fill="F2EEF4" w:val="clear"/>
          </w:tcPr>
          <w:p>
            <w:pPr>
              <w:pStyle w:val="Normal"/>
              <w:spacing w:lineRule="auto" w:line="240" w:before="0" w:after="0"/>
              <w:rPr/>
            </w:pPr>
            <w:r>
              <w:rPr>
                <w:rFonts w:eastAsia="Times New Roman" w:cs="Arial"/>
                <w:b/>
                <w:bCs/>
                <w:sz w:val="17"/>
                <w:szCs w:val="16"/>
              </w:rPr>
              <w:t>Model</w:t>
            </w:r>
          </w:p>
        </w:tc>
        <w:tc>
          <w:tcPr>
            <w:tcW w:w="1872" w:type="dxa"/>
            <w:tcBorders>
              <w:top w:val="single" w:sz="4" w:space="0" w:color="B9B2C4"/>
              <w:bottom w:val="single" w:sz="2" w:space="0" w:color="E4E0EA"/>
            </w:tcBorders>
            <w:shd w:fill="F2EEF4" w:val="clear"/>
          </w:tcPr>
          <w:p>
            <w:pPr>
              <w:pStyle w:val="Normal"/>
              <w:spacing w:lineRule="auto" w:line="240" w:before="0" w:after="0"/>
              <w:rPr/>
            </w:pPr>
            <w:r>
              <w:rPr>
                <w:rFonts w:eastAsia="Times New Roman" w:cs="Arial"/>
                <w:b/>
                <w:bCs/>
                <w:sz w:val="17"/>
                <w:szCs w:val="16"/>
              </w:rPr>
              <w:t>Macro ROC AUC</w:t>
            </w:r>
          </w:p>
        </w:tc>
        <w:tc>
          <w:tcPr>
            <w:tcW w:w="1872" w:type="dxa"/>
            <w:tcBorders>
              <w:top w:val="single" w:sz="4" w:space="0" w:color="B9B2C4"/>
              <w:bottom w:val="single" w:sz="2" w:space="0" w:color="E4E0EA"/>
            </w:tcBorders>
            <w:shd w:fill="F2EEF4" w:val="clear"/>
          </w:tcPr>
          <w:p>
            <w:pPr>
              <w:pStyle w:val="Normal"/>
              <w:spacing w:lineRule="auto" w:line="240" w:before="0" w:after="0"/>
              <w:rPr/>
            </w:pPr>
            <w:r>
              <w:rPr>
                <w:rFonts w:eastAsia="Times New Roman" w:cs="Arial"/>
                <w:b/>
                <w:bCs/>
                <w:sz w:val="17"/>
                <w:szCs w:val="16"/>
              </w:rPr>
              <w:t>CI low</w:t>
            </w:r>
          </w:p>
        </w:tc>
        <w:tc>
          <w:tcPr>
            <w:tcW w:w="1872" w:type="dxa"/>
            <w:tcBorders>
              <w:top w:val="single" w:sz="4" w:space="0" w:color="B9B2C4"/>
              <w:bottom w:val="single" w:sz="2" w:space="0" w:color="E4E0EA"/>
            </w:tcBorders>
            <w:shd w:fill="F2EEF4" w:val="clear"/>
          </w:tcPr>
          <w:p>
            <w:pPr>
              <w:pStyle w:val="Normal"/>
              <w:spacing w:lineRule="auto" w:line="240" w:before="0" w:after="0"/>
              <w:rPr/>
            </w:pPr>
            <w:r>
              <w:rPr>
                <w:rFonts w:eastAsia="Times New Roman" w:cs="Arial"/>
                <w:b/>
                <w:bCs/>
                <w:sz w:val="17"/>
                <w:szCs w:val="16"/>
              </w:rPr>
              <w:t>CI high</w:t>
            </w:r>
          </w:p>
        </w:tc>
        <w:tc>
          <w:tcPr>
            <w:tcW w:w="1872" w:type="dxa"/>
            <w:tcBorders>
              <w:top w:val="single" w:sz="4" w:space="0" w:color="B9B2C4"/>
              <w:bottom w:val="single" w:sz="2" w:space="0" w:color="E4E0EA"/>
            </w:tcBorders>
            <w:shd w:fill="F2EEF4" w:val="clear"/>
          </w:tcPr>
          <w:p>
            <w:pPr>
              <w:pStyle w:val="Normal"/>
              <w:spacing w:lineRule="auto" w:line="240" w:before="0" w:after="0"/>
              <w:rPr/>
            </w:pPr>
            <w:r>
              <w:rPr>
                <w:rFonts w:eastAsia="Times New Roman" w:cs="Arial"/>
                <w:b/>
                <w:bCs/>
                <w:sz w:val="17"/>
                <w:szCs w:val="16"/>
              </w:rPr>
              <w:t>Log loss</w:t>
            </w:r>
          </w:p>
        </w:tc>
      </w:tr>
      <w:tr>
        <w:trPr/>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existing geometry</w:t>
            </w:r>
          </w:p>
        </w:tc>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0.778</w:t>
            </w:r>
          </w:p>
        </w:tc>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0.727</w:t>
            </w:r>
          </w:p>
        </w:tc>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0.825</w:t>
            </w:r>
          </w:p>
        </w:tc>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0.933</w:t>
            </w:r>
          </w:p>
        </w:tc>
      </w:tr>
      <w:tr>
        <w:trPr/>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sequence</w:t>
            </w:r>
          </w:p>
        </w:tc>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0.805</w:t>
            </w:r>
          </w:p>
        </w:tc>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0.760</w:t>
            </w:r>
          </w:p>
        </w:tc>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0.843</w:t>
            </w:r>
          </w:p>
        </w:tc>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0.801</w:t>
            </w:r>
          </w:p>
        </w:tc>
      </w:tr>
      <w:tr>
        <w:trPr/>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missingness</w:t>
            </w:r>
          </w:p>
        </w:tc>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0.609</w:t>
            </w:r>
          </w:p>
        </w:tc>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0.546</w:t>
            </w:r>
          </w:p>
        </w:tc>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0.670</w:t>
            </w:r>
          </w:p>
        </w:tc>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1.128</w:t>
            </w:r>
          </w:p>
        </w:tc>
      </w:tr>
      <w:tr>
        <w:trPr/>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contact network</w:t>
            </w:r>
          </w:p>
        </w:tc>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0.662</w:t>
            </w:r>
          </w:p>
        </w:tc>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0.604</w:t>
            </w:r>
          </w:p>
        </w:tc>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0.713</w:t>
            </w:r>
          </w:p>
        </w:tc>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1.029</w:t>
            </w:r>
          </w:p>
        </w:tc>
      </w:tr>
      <w:tr>
        <w:trPr/>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surface / electrostatics</w:t>
            </w:r>
          </w:p>
        </w:tc>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0.713</w:t>
            </w:r>
          </w:p>
        </w:tc>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0.658</w:t>
            </w:r>
          </w:p>
        </w:tc>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0.765</w:t>
            </w:r>
          </w:p>
        </w:tc>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0.994</w:t>
            </w:r>
          </w:p>
        </w:tc>
      </w:tr>
      <w:tr>
        <w:trPr/>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mechanical susceptibility</w:t>
            </w:r>
          </w:p>
        </w:tc>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0.643</w:t>
            </w:r>
          </w:p>
        </w:tc>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0.591</w:t>
            </w:r>
          </w:p>
        </w:tc>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0.697</w:t>
            </w:r>
          </w:p>
        </w:tc>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1.122</w:t>
            </w:r>
          </w:p>
        </w:tc>
      </w:tr>
      <w:tr>
        <w:trPr/>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all new static</w:t>
            </w:r>
          </w:p>
        </w:tc>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0.729</w:t>
            </w:r>
          </w:p>
        </w:tc>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0.674</w:t>
            </w:r>
          </w:p>
        </w:tc>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0.779</w:t>
            </w:r>
          </w:p>
        </w:tc>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1.008</w:t>
            </w:r>
          </w:p>
        </w:tc>
      </w:tr>
      <w:tr>
        <w:trPr/>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sequence + new static</w:t>
            </w:r>
          </w:p>
        </w:tc>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0.751</w:t>
            </w:r>
          </w:p>
        </w:tc>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0.697</w:t>
            </w:r>
          </w:p>
        </w:tc>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0.803</w:t>
            </w:r>
          </w:p>
        </w:tc>
        <w:tc>
          <w:tcPr>
            <w:tcW w:w="1872"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1.015</w:t>
            </w:r>
          </w:p>
        </w:tc>
      </w:tr>
      <w:tr>
        <w:trPr/>
        <w:tc>
          <w:tcPr>
            <w:tcW w:w="1872" w:type="dxa"/>
            <w:tcBorders>
              <w:top w:val="single" w:sz="2" w:space="0" w:color="E4E0EA"/>
              <w:bottom w:val="single" w:sz="4" w:space="0" w:color="B9B2C4"/>
            </w:tcBorders>
            <w:shd w:fill="FFFFFF" w:val="clear"/>
          </w:tcPr>
          <w:p>
            <w:pPr>
              <w:pStyle w:val="Normal"/>
              <w:spacing w:lineRule="auto" w:line="240" w:before="0" w:after="0"/>
              <w:rPr/>
            </w:pPr>
            <w:r>
              <w:rPr>
                <w:rFonts w:eastAsia="Times New Roman" w:cs="Arial"/>
                <w:b w:val="false"/>
                <w:bCs w:val="false"/>
                <w:sz w:val="16"/>
                <w:szCs w:val="16"/>
              </w:rPr>
              <w:t>geometry + new static</w:t>
            </w:r>
          </w:p>
        </w:tc>
        <w:tc>
          <w:tcPr>
            <w:tcW w:w="1872" w:type="dxa"/>
            <w:tcBorders>
              <w:top w:val="single" w:sz="2" w:space="0" w:color="E4E0EA"/>
              <w:bottom w:val="single" w:sz="4" w:space="0" w:color="B9B2C4"/>
            </w:tcBorders>
            <w:shd w:fill="FFFFFF" w:val="clear"/>
          </w:tcPr>
          <w:p>
            <w:pPr>
              <w:pStyle w:val="Normal"/>
              <w:spacing w:lineRule="auto" w:line="240" w:before="0" w:after="0"/>
              <w:rPr/>
            </w:pPr>
            <w:r>
              <w:rPr>
                <w:rFonts w:eastAsia="Times New Roman" w:cs="Arial"/>
                <w:b w:val="false"/>
                <w:bCs w:val="false"/>
                <w:sz w:val="16"/>
                <w:szCs w:val="16"/>
              </w:rPr>
              <w:t>0.780</w:t>
            </w:r>
          </w:p>
        </w:tc>
        <w:tc>
          <w:tcPr>
            <w:tcW w:w="1872" w:type="dxa"/>
            <w:tcBorders>
              <w:top w:val="single" w:sz="2" w:space="0" w:color="E4E0EA"/>
              <w:bottom w:val="single" w:sz="4" w:space="0" w:color="B9B2C4"/>
            </w:tcBorders>
            <w:shd w:fill="FFFFFF" w:val="clear"/>
          </w:tcPr>
          <w:p>
            <w:pPr>
              <w:pStyle w:val="Normal"/>
              <w:spacing w:lineRule="auto" w:line="240" w:before="0" w:after="0"/>
              <w:rPr/>
            </w:pPr>
            <w:r>
              <w:rPr>
                <w:rFonts w:eastAsia="Times New Roman" w:cs="Arial"/>
                <w:b w:val="false"/>
                <w:bCs w:val="false"/>
                <w:sz w:val="16"/>
                <w:szCs w:val="16"/>
              </w:rPr>
              <w:t>0.725</w:t>
            </w:r>
          </w:p>
        </w:tc>
        <w:tc>
          <w:tcPr>
            <w:tcW w:w="1872" w:type="dxa"/>
            <w:tcBorders>
              <w:top w:val="single" w:sz="2" w:space="0" w:color="E4E0EA"/>
              <w:bottom w:val="single" w:sz="4" w:space="0" w:color="B9B2C4"/>
            </w:tcBorders>
            <w:shd w:fill="FFFFFF" w:val="clear"/>
          </w:tcPr>
          <w:p>
            <w:pPr>
              <w:pStyle w:val="Normal"/>
              <w:spacing w:lineRule="auto" w:line="240" w:before="0" w:after="0"/>
              <w:rPr/>
            </w:pPr>
            <w:r>
              <w:rPr>
                <w:rFonts w:eastAsia="Times New Roman" w:cs="Arial"/>
                <w:b w:val="false"/>
                <w:bCs w:val="false"/>
                <w:sz w:val="16"/>
                <w:szCs w:val="16"/>
              </w:rPr>
              <w:t>0.829</w:t>
            </w:r>
          </w:p>
        </w:tc>
        <w:tc>
          <w:tcPr>
            <w:tcW w:w="1872" w:type="dxa"/>
            <w:tcBorders>
              <w:top w:val="single" w:sz="2" w:space="0" w:color="E4E0EA"/>
              <w:bottom w:val="single" w:sz="4" w:space="0" w:color="B9B2C4"/>
            </w:tcBorders>
            <w:shd w:fill="FFFFFF" w:val="clear"/>
          </w:tcPr>
          <w:p>
            <w:pPr>
              <w:pStyle w:val="Normal"/>
              <w:spacing w:lineRule="auto" w:line="240" w:before="0" w:after="0"/>
              <w:rPr/>
            </w:pPr>
            <w:r>
              <w:rPr>
                <w:rFonts w:eastAsia="Times New Roman" w:cs="Arial"/>
                <w:b w:val="false"/>
                <w:bCs w:val="false"/>
                <w:sz w:val="16"/>
                <w:szCs w:val="16"/>
              </w:rPr>
              <w:t>0.887</w:t>
            </w:r>
          </w:p>
        </w:tc>
      </w:tr>
    </w:tbl>
    <w:p>
      <w:pPr>
        <w:pStyle w:val="Normal"/>
        <w:spacing w:lineRule="exact" w:line="290" w:before="0" w:after="180"/>
        <w:jc w:val="both"/>
        <w:rPr/>
      </w:pPr>
      <w:r>
        <w:rPr/>
      </w:r>
    </w:p>
    <w:p>
      <w:pPr>
        <w:pStyle w:val="Heading2"/>
        <w:spacing w:lineRule="exact" w:line="250" w:before="140" w:after="100"/>
        <w:jc w:val="both"/>
        <w:rPr/>
      </w:pPr>
      <w:r>
        <w:rPr>
          <w:rFonts w:eastAsia="Times New Roman"/>
          <w:b/>
          <w:i w:val="false"/>
        </w:rPr>
        <w:t>Table S12 | Paired incremental value of the static feature extension.</w:t>
      </w:r>
    </w:p>
    <w:tbl>
      <w:tblPr>
        <w:tblW w:w="9360" w:type="dxa"/>
        <w:jc w:val="left"/>
        <w:tblInd w:w="0" w:type="dxa"/>
        <w:tblLayout w:type="fixed"/>
        <w:tblCellMar>
          <w:top w:w="50" w:type="dxa"/>
          <w:left w:w="90" w:type="dxa"/>
          <w:bottom w:w="50" w:type="dxa"/>
          <w:right w:w="90" w:type="dxa"/>
        </w:tblCellMar>
      </w:tblPr>
      <w:tblGrid>
        <w:gridCol w:w="1560"/>
        <w:gridCol w:w="1559"/>
        <w:gridCol w:w="1561"/>
        <w:gridCol w:w="1560"/>
        <w:gridCol w:w="1559"/>
        <w:gridCol w:w="1560"/>
      </w:tblGrid>
      <w:tr>
        <w:trPr>
          <w:tblHeader w:val="true"/>
        </w:trPr>
        <w:tc>
          <w:tcPr>
            <w:tcW w:w="1560" w:type="dxa"/>
            <w:tcBorders>
              <w:top w:val="single" w:sz="4" w:space="0" w:color="B9B2C4"/>
              <w:bottom w:val="single" w:sz="2" w:space="0" w:color="E4E0EA"/>
            </w:tcBorders>
            <w:shd w:fill="F2EEF4" w:val="clear"/>
          </w:tcPr>
          <w:p>
            <w:pPr>
              <w:pStyle w:val="Normal"/>
              <w:spacing w:lineRule="auto" w:line="240" w:before="0" w:after="0"/>
              <w:rPr/>
            </w:pPr>
            <w:r>
              <w:rPr>
                <w:rFonts w:eastAsia="Times New Roman" w:cs="Arial"/>
                <w:b/>
                <w:bCs/>
                <w:sz w:val="17"/>
                <w:szCs w:val="16"/>
              </w:rPr>
              <w:t>Baseline</w:t>
            </w:r>
          </w:p>
        </w:tc>
        <w:tc>
          <w:tcPr>
            <w:tcW w:w="1559" w:type="dxa"/>
            <w:tcBorders>
              <w:top w:val="single" w:sz="4" w:space="0" w:color="B9B2C4"/>
              <w:bottom w:val="single" w:sz="2" w:space="0" w:color="E4E0EA"/>
            </w:tcBorders>
            <w:shd w:fill="F2EEF4" w:val="clear"/>
          </w:tcPr>
          <w:p>
            <w:pPr>
              <w:pStyle w:val="Normal"/>
              <w:spacing w:lineRule="auto" w:line="240" w:before="0" w:after="0"/>
              <w:rPr/>
            </w:pPr>
            <w:r>
              <w:rPr>
                <w:rFonts w:eastAsia="Times New Roman" w:cs="Arial"/>
                <w:b/>
                <w:bCs/>
                <w:sz w:val="17"/>
                <w:szCs w:val="16"/>
              </w:rPr>
              <w:t>Candidate</w:t>
            </w:r>
          </w:p>
        </w:tc>
        <w:tc>
          <w:tcPr>
            <w:tcW w:w="1561" w:type="dxa"/>
            <w:tcBorders>
              <w:top w:val="single" w:sz="4" w:space="0" w:color="B9B2C4"/>
              <w:bottom w:val="single" w:sz="2" w:space="0" w:color="E4E0EA"/>
            </w:tcBorders>
            <w:shd w:fill="F2EEF4" w:val="clear"/>
          </w:tcPr>
          <w:p>
            <w:pPr>
              <w:pStyle w:val="Normal"/>
              <w:spacing w:lineRule="auto" w:line="240" w:before="0" w:after="0"/>
              <w:rPr/>
            </w:pPr>
            <w:r>
              <w:rPr>
                <w:rFonts w:eastAsia="Times New Roman" w:cs="Arial"/>
                <w:b/>
                <w:bCs/>
                <w:sz w:val="17"/>
                <w:szCs w:val="16"/>
              </w:rPr>
              <w:t>ΔAUC</w:t>
            </w:r>
          </w:p>
        </w:tc>
        <w:tc>
          <w:tcPr>
            <w:tcW w:w="1560" w:type="dxa"/>
            <w:tcBorders>
              <w:top w:val="single" w:sz="4" w:space="0" w:color="B9B2C4"/>
              <w:bottom w:val="single" w:sz="2" w:space="0" w:color="E4E0EA"/>
            </w:tcBorders>
            <w:shd w:fill="F2EEF4" w:val="clear"/>
          </w:tcPr>
          <w:p>
            <w:pPr>
              <w:pStyle w:val="Normal"/>
              <w:spacing w:lineRule="auto" w:line="240" w:before="0" w:after="0"/>
              <w:rPr/>
            </w:pPr>
            <w:r>
              <w:rPr>
                <w:rFonts w:eastAsia="Times New Roman" w:cs="Arial"/>
                <w:b/>
                <w:bCs/>
                <w:sz w:val="17"/>
                <w:szCs w:val="16"/>
              </w:rPr>
              <w:t>CI low</w:t>
            </w:r>
          </w:p>
        </w:tc>
        <w:tc>
          <w:tcPr>
            <w:tcW w:w="1559" w:type="dxa"/>
            <w:tcBorders>
              <w:top w:val="single" w:sz="4" w:space="0" w:color="B9B2C4"/>
              <w:bottom w:val="single" w:sz="2" w:space="0" w:color="E4E0EA"/>
            </w:tcBorders>
            <w:shd w:fill="F2EEF4" w:val="clear"/>
          </w:tcPr>
          <w:p>
            <w:pPr>
              <w:pStyle w:val="Normal"/>
              <w:spacing w:lineRule="auto" w:line="240" w:before="0" w:after="0"/>
              <w:rPr/>
            </w:pPr>
            <w:r>
              <w:rPr>
                <w:rFonts w:eastAsia="Times New Roman" w:cs="Arial"/>
                <w:b/>
                <w:bCs/>
                <w:sz w:val="17"/>
                <w:szCs w:val="16"/>
              </w:rPr>
              <w:t>CI high</w:t>
            </w:r>
          </w:p>
        </w:tc>
        <w:tc>
          <w:tcPr>
            <w:tcW w:w="1560" w:type="dxa"/>
            <w:tcBorders>
              <w:top w:val="single" w:sz="4" w:space="0" w:color="B9B2C4"/>
              <w:bottom w:val="single" w:sz="2" w:space="0" w:color="E4E0EA"/>
            </w:tcBorders>
            <w:shd w:fill="F2EEF4" w:val="clear"/>
          </w:tcPr>
          <w:p>
            <w:pPr>
              <w:pStyle w:val="Normal"/>
              <w:spacing w:lineRule="auto" w:line="240" w:before="0" w:after="0"/>
              <w:rPr/>
            </w:pPr>
            <w:r>
              <w:rPr>
                <w:rFonts w:eastAsia="Times New Roman" w:cs="Arial"/>
                <w:b/>
                <w:bCs/>
                <w:sz w:val="17"/>
                <w:szCs w:val="16"/>
              </w:rPr>
              <w:t>Δ log loss</w:t>
            </w:r>
          </w:p>
        </w:tc>
      </w:tr>
      <w:tr>
        <w:trPr/>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missingness</w:t>
            </w:r>
          </w:p>
        </w:tc>
        <w:tc>
          <w:tcPr>
            <w:tcW w:w="1559"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contact network</w:t>
            </w:r>
          </w:p>
        </w:tc>
        <w:tc>
          <w:tcPr>
            <w:tcW w:w="1561"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0.053</w:t>
            </w:r>
          </w:p>
        </w:tc>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-0.018</w:t>
            </w:r>
          </w:p>
        </w:tc>
        <w:tc>
          <w:tcPr>
            <w:tcW w:w="1559"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0.130</w:t>
            </w:r>
          </w:p>
        </w:tc>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-0.099</w:t>
            </w:r>
          </w:p>
        </w:tc>
      </w:tr>
      <w:tr>
        <w:trPr/>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missingness</w:t>
            </w:r>
          </w:p>
        </w:tc>
        <w:tc>
          <w:tcPr>
            <w:tcW w:w="1559"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surface / electrostatics</w:t>
            </w:r>
          </w:p>
        </w:tc>
        <w:tc>
          <w:tcPr>
            <w:tcW w:w="1561"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0.104</w:t>
            </w:r>
          </w:p>
        </w:tc>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0.031</w:t>
            </w:r>
          </w:p>
        </w:tc>
        <w:tc>
          <w:tcPr>
            <w:tcW w:w="1559"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0.174</w:t>
            </w:r>
          </w:p>
        </w:tc>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-0.134</w:t>
            </w:r>
          </w:p>
        </w:tc>
      </w:tr>
      <w:tr>
        <w:trPr/>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missingness</w:t>
            </w:r>
          </w:p>
        </w:tc>
        <w:tc>
          <w:tcPr>
            <w:tcW w:w="1559"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mechanical susceptibility</w:t>
            </w:r>
          </w:p>
        </w:tc>
        <w:tc>
          <w:tcPr>
            <w:tcW w:w="1561"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0.034</w:t>
            </w:r>
          </w:p>
        </w:tc>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-0.039</w:t>
            </w:r>
          </w:p>
        </w:tc>
        <w:tc>
          <w:tcPr>
            <w:tcW w:w="1559"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0.101</w:t>
            </w:r>
          </w:p>
        </w:tc>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-0.006</w:t>
            </w:r>
          </w:p>
        </w:tc>
      </w:tr>
      <w:tr>
        <w:trPr/>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missingness</w:t>
            </w:r>
          </w:p>
        </w:tc>
        <w:tc>
          <w:tcPr>
            <w:tcW w:w="1559"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all new static</w:t>
            </w:r>
          </w:p>
        </w:tc>
        <w:tc>
          <w:tcPr>
            <w:tcW w:w="1561"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0.120</w:t>
            </w:r>
          </w:p>
        </w:tc>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0.050</w:t>
            </w:r>
          </w:p>
        </w:tc>
        <w:tc>
          <w:tcPr>
            <w:tcW w:w="1559"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0.189</w:t>
            </w:r>
          </w:p>
        </w:tc>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-0.120</w:t>
            </w:r>
          </w:p>
        </w:tc>
      </w:tr>
      <w:tr>
        <w:trPr/>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existing geometry</w:t>
            </w:r>
          </w:p>
        </w:tc>
        <w:tc>
          <w:tcPr>
            <w:tcW w:w="1559"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all new static</w:t>
            </w:r>
          </w:p>
        </w:tc>
        <w:tc>
          <w:tcPr>
            <w:tcW w:w="1561"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-0.049</w:t>
            </w:r>
          </w:p>
        </w:tc>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-0.104</w:t>
            </w:r>
          </w:p>
        </w:tc>
        <w:tc>
          <w:tcPr>
            <w:tcW w:w="1559"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0.007</w:t>
            </w:r>
          </w:p>
        </w:tc>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0.075</w:t>
            </w:r>
          </w:p>
        </w:tc>
      </w:tr>
      <w:tr>
        <w:trPr/>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sequence</w:t>
            </w:r>
          </w:p>
        </w:tc>
        <w:tc>
          <w:tcPr>
            <w:tcW w:w="1559"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all new static</w:t>
            </w:r>
          </w:p>
        </w:tc>
        <w:tc>
          <w:tcPr>
            <w:tcW w:w="1561"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-0.077</w:t>
            </w:r>
          </w:p>
        </w:tc>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-0.123</w:t>
            </w:r>
          </w:p>
        </w:tc>
        <w:tc>
          <w:tcPr>
            <w:tcW w:w="1559"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-0.032</w:t>
            </w:r>
          </w:p>
        </w:tc>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0.207</w:t>
            </w:r>
          </w:p>
        </w:tc>
      </w:tr>
      <w:tr>
        <w:trPr/>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sequence</w:t>
            </w:r>
          </w:p>
        </w:tc>
        <w:tc>
          <w:tcPr>
            <w:tcW w:w="1559"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sequence + new static</w:t>
            </w:r>
          </w:p>
        </w:tc>
        <w:tc>
          <w:tcPr>
            <w:tcW w:w="1561"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-0.054</w:t>
            </w:r>
          </w:p>
        </w:tc>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-0.092</w:t>
            </w:r>
          </w:p>
        </w:tc>
        <w:tc>
          <w:tcPr>
            <w:tcW w:w="1559"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-0.016</w:t>
            </w:r>
          </w:p>
        </w:tc>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0.214</w:t>
            </w:r>
          </w:p>
        </w:tc>
      </w:tr>
      <w:tr>
        <w:trPr/>
        <w:tc>
          <w:tcPr>
            <w:tcW w:w="1560" w:type="dxa"/>
            <w:tcBorders>
              <w:top w:val="single" w:sz="2" w:space="0" w:color="E4E0EA"/>
              <w:bottom w:val="single" w:sz="4" w:space="0" w:color="B9B2C4"/>
            </w:tcBorders>
            <w:shd w:fill="FFFFFF" w:val="clear"/>
          </w:tcPr>
          <w:p>
            <w:pPr>
              <w:pStyle w:val="Normal"/>
              <w:spacing w:lineRule="auto" w:line="240" w:before="0" w:after="0"/>
              <w:rPr/>
            </w:pPr>
            <w:r>
              <w:rPr>
                <w:rFonts w:eastAsia="Times New Roman" w:cs="Arial"/>
                <w:b w:val="false"/>
                <w:bCs w:val="false"/>
                <w:sz w:val="16"/>
                <w:szCs w:val="16"/>
              </w:rPr>
              <w:t>existing geometry</w:t>
            </w:r>
          </w:p>
        </w:tc>
        <w:tc>
          <w:tcPr>
            <w:tcW w:w="1559" w:type="dxa"/>
            <w:tcBorders>
              <w:top w:val="single" w:sz="2" w:space="0" w:color="E4E0EA"/>
              <w:bottom w:val="single" w:sz="4" w:space="0" w:color="B9B2C4"/>
            </w:tcBorders>
            <w:shd w:fill="FFFFFF" w:val="clear"/>
          </w:tcPr>
          <w:p>
            <w:pPr>
              <w:pStyle w:val="Normal"/>
              <w:spacing w:lineRule="auto" w:line="240" w:before="0" w:after="0"/>
              <w:rPr/>
            </w:pPr>
            <w:r>
              <w:rPr>
                <w:rFonts w:eastAsia="Times New Roman" w:cs="Arial"/>
                <w:b w:val="false"/>
                <w:bCs w:val="false"/>
                <w:sz w:val="16"/>
                <w:szCs w:val="16"/>
              </w:rPr>
              <w:t>geometry + new static</w:t>
            </w:r>
          </w:p>
        </w:tc>
        <w:tc>
          <w:tcPr>
            <w:tcW w:w="1561" w:type="dxa"/>
            <w:tcBorders>
              <w:top w:val="single" w:sz="2" w:space="0" w:color="E4E0EA"/>
              <w:bottom w:val="single" w:sz="4" w:space="0" w:color="B9B2C4"/>
            </w:tcBorders>
            <w:shd w:fill="FFFFFF" w:val="clear"/>
          </w:tcPr>
          <w:p>
            <w:pPr>
              <w:pStyle w:val="Normal"/>
              <w:spacing w:lineRule="auto" w:line="240" w:before="0" w:after="0"/>
              <w:rPr/>
            </w:pPr>
            <w:r>
              <w:rPr>
                <w:rFonts w:eastAsia="Times New Roman" w:cs="Arial"/>
                <w:b w:val="false"/>
                <w:bCs w:val="false"/>
                <w:sz w:val="16"/>
                <w:szCs w:val="16"/>
              </w:rPr>
              <w:t>0.002</w:t>
            </w:r>
          </w:p>
        </w:tc>
        <w:tc>
          <w:tcPr>
            <w:tcW w:w="1560" w:type="dxa"/>
            <w:tcBorders>
              <w:top w:val="single" w:sz="2" w:space="0" w:color="E4E0EA"/>
              <w:bottom w:val="single" w:sz="4" w:space="0" w:color="B9B2C4"/>
            </w:tcBorders>
            <w:shd w:fill="FFFFFF" w:val="clear"/>
          </w:tcPr>
          <w:p>
            <w:pPr>
              <w:pStyle w:val="Normal"/>
              <w:spacing w:lineRule="auto" w:line="240" w:before="0" w:after="0"/>
              <w:rPr/>
            </w:pPr>
            <w:r>
              <w:rPr>
                <w:rFonts w:eastAsia="Times New Roman" w:cs="Arial"/>
                <w:b w:val="false"/>
                <w:bCs w:val="false"/>
                <w:sz w:val="16"/>
                <w:szCs w:val="16"/>
              </w:rPr>
              <w:t>-0.035</w:t>
            </w:r>
          </w:p>
        </w:tc>
        <w:tc>
          <w:tcPr>
            <w:tcW w:w="1559" w:type="dxa"/>
            <w:tcBorders>
              <w:top w:val="single" w:sz="2" w:space="0" w:color="E4E0EA"/>
              <w:bottom w:val="single" w:sz="4" w:space="0" w:color="B9B2C4"/>
            </w:tcBorders>
            <w:shd w:fill="FFFFFF" w:val="clear"/>
          </w:tcPr>
          <w:p>
            <w:pPr>
              <w:pStyle w:val="Normal"/>
              <w:spacing w:lineRule="auto" w:line="240" w:before="0" w:after="0"/>
              <w:rPr/>
            </w:pPr>
            <w:r>
              <w:rPr>
                <w:rFonts w:eastAsia="Times New Roman" w:cs="Arial"/>
                <w:b w:val="false"/>
                <w:bCs w:val="false"/>
                <w:sz w:val="16"/>
                <w:szCs w:val="16"/>
              </w:rPr>
              <w:t>0.037</w:t>
            </w:r>
          </w:p>
        </w:tc>
        <w:tc>
          <w:tcPr>
            <w:tcW w:w="1560" w:type="dxa"/>
            <w:tcBorders>
              <w:top w:val="single" w:sz="2" w:space="0" w:color="E4E0EA"/>
              <w:bottom w:val="single" w:sz="4" w:space="0" w:color="B9B2C4"/>
            </w:tcBorders>
            <w:shd w:fill="FFFFFF" w:val="clear"/>
          </w:tcPr>
          <w:p>
            <w:pPr>
              <w:pStyle w:val="Normal"/>
              <w:spacing w:lineRule="auto" w:line="240" w:before="0" w:after="0"/>
              <w:rPr/>
            </w:pPr>
            <w:r>
              <w:rPr>
                <w:rFonts w:eastAsia="Times New Roman" w:cs="Arial"/>
                <w:b w:val="false"/>
                <w:bCs w:val="false"/>
                <w:sz w:val="16"/>
                <w:szCs w:val="16"/>
              </w:rPr>
              <w:t>-0.046</w:t>
            </w:r>
          </w:p>
        </w:tc>
      </w:tr>
    </w:tbl>
    <w:p>
      <w:pPr>
        <w:pStyle w:val="Normal"/>
        <w:spacing w:lineRule="exact" w:line="290" w:before="0" w:after="180"/>
        <w:jc w:val="both"/>
        <w:rPr/>
      </w:pPr>
      <w:r>
        <w:rPr/>
      </w:r>
    </w:p>
    <w:p>
      <w:pPr>
        <w:pStyle w:val="Heading2"/>
        <w:spacing w:lineRule="exact" w:line="250" w:before="140" w:after="100"/>
        <w:jc w:val="both"/>
        <w:rPr>
          <w:del w:id="3244" w:author="Hossein Batebi" w:date="2026-09-26T00:00:00Z"/>
        </w:rPr>
      </w:pPr>
      <w:del w:id="3243" w:author="Hossein Batebi" w:date="2026-09-26T00:00:00Z">
        <w:r>
          <w:rPr>
            <w:b w:val="false"/>
          </w:rPr>
          <w:delText xml:space="preserve">Table S13 | Exploratory partner free functional transfer.</w:delText>
        </w:r>
      </w:del>
    </w:p>
    <w:p>
      <w:pPr>
        <w:pStyle w:val="Heading2"/>
        <w:spacing w:lineRule="exact" w:line="250" w:before="140" w:after="100"/>
        <w:jc w:val="both"/>
        <w:rPr>
          <w:ins w:id="1269" w:author="Hossein Batebi" w:date="2026-09-26T00:00:00Z"/>
        </w:rPr>
      </w:pPr>
      <w:ins w:id="1268" w:author="Hossein Batebi" w:date="2026-09-26T00:00:00Z">
        <w:r>
          <w:t>Table S13 | Exploratory transfer to coordinate-level receptor-only reference sets. Original coordinate-level analysis; specimen provenance is reported separately in Tables S22 to S25.</w:t>
        </w:r>
      </w:ins>
    </w:p>
    <w:tbl>
      <w:tblPr>
        <w:tblW w:w="9360" w:type="dxa"/>
        <w:jc w:val="left"/>
        <w:tblInd w:w="0" w:type="dxa"/>
        <w:tblLayout w:type="fixed"/>
        <w:tblCellMar>
          <w:top w:w="50" w:type="dxa"/>
          <w:left w:w="90" w:type="dxa"/>
          <w:bottom w:w="50" w:type="dxa"/>
          <w:right w:w="90" w:type="dxa"/>
        </w:tblCellMar>
      </w:tblPr>
      <w:tblGrid>
        <w:gridCol w:w="1560"/>
        <w:gridCol w:w="1559"/>
        <w:gridCol w:w="1561"/>
        <w:gridCol w:w="1560"/>
        <w:gridCol w:w="1559"/>
        <w:gridCol w:w="1560"/>
      </w:tblGrid>
      <w:tr>
        <w:trPr>
          <w:tblHeader w:val="true"/>
        </w:trPr>
        <w:tc>
          <w:tcPr>
            <w:tcW w:w="1560" w:type="dxa"/>
            <w:tcBorders>
              <w:top w:val="single" w:sz="4" w:space="0" w:color="B9B2C4"/>
              <w:bottom w:val="single" w:sz="2" w:space="0" w:color="E4E0EA"/>
            </w:tcBorders>
            <w:shd w:fill="F2EEF4" w:val="clear"/>
          </w:tcPr>
          <w:p>
            <w:pPr>
              <w:pStyle w:val="Normal"/>
              <w:spacing w:lineRule="auto" w:line="240" w:before="0" w:after="0"/>
              <w:rPr/>
            </w:pPr>
            <w:r>
              <w:rPr>
                <w:rFonts w:eastAsia="Times New Roman" w:cs="Arial"/>
                <w:b/>
                <w:bCs/>
                <w:sz w:val="17"/>
                <w:szCs w:val="16"/>
              </w:rPr>
              <w:t>Definition</w:t>
            </w:r>
          </w:p>
        </w:tc>
        <w:tc>
          <w:tcPr>
            <w:tcW w:w="1559" w:type="dxa"/>
            <w:tcBorders>
              <w:top w:val="single" w:sz="4" w:space="0" w:color="B9B2C4"/>
              <w:bottom w:val="single" w:sz="2" w:space="0" w:color="E4E0EA"/>
            </w:tcBorders>
            <w:shd w:fill="F2EEF4" w:val="clear"/>
          </w:tcPr>
          <w:p>
            <w:pPr>
              <w:pStyle w:val="Normal"/>
              <w:spacing w:lineRule="auto" w:line="240" w:before="0" w:after="0"/>
              <w:rPr/>
            </w:pPr>
            <w:r>
              <w:rPr>
                <w:rFonts w:eastAsia="Times New Roman" w:cs="Arial"/>
                <w:b/>
                <w:bCs/>
                <w:sz w:val="17"/>
                <w:szCs w:val="16"/>
              </w:rPr>
              <w:t>Model</w:t>
            </w:r>
          </w:p>
        </w:tc>
        <w:tc>
          <w:tcPr>
            <w:tcW w:w="1561" w:type="dxa"/>
            <w:tcBorders>
              <w:top w:val="single" w:sz="4" w:space="0" w:color="B9B2C4"/>
              <w:bottom w:val="single" w:sz="2" w:space="0" w:color="E4E0EA"/>
            </w:tcBorders>
            <w:shd w:fill="F2EEF4" w:val="clear"/>
          </w:tcPr>
          <w:p>
            <w:pPr>
              <w:pStyle w:val="Normal"/>
              <w:spacing w:lineRule="auto" w:line="240" w:before="0" w:after="0"/>
              <w:rPr/>
            </w:pPr>
            <w:r>
              <w:rPr>
                <w:rFonts w:eastAsia="Times New Roman" w:cs="Arial"/>
                <w:b/>
                <w:bCs/>
                <w:sz w:val="17"/>
                <w:szCs w:val="16"/>
              </w:rPr>
              <w:t>Receptors</w:t>
            </w:r>
          </w:p>
        </w:tc>
        <w:tc>
          <w:tcPr>
            <w:tcW w:w="1560" w:type="dxa"/>
            <w:tcBorders>
              <w:top w:val="single" w:sz="4" w:space="0" w:color="B9B2C4"/>
              <w:bottom w:val="single" w:sz="2" w:space="0" w:color="E4E0EA"/>
            </w:tcBorders>
            <w:shd w:fill="F2EEF4" w:val="clear"/>
          </w:tcPr>
          <w:p>
            <w:pPr>
              <w:pStyle w:val="Normal"/>
              <w:spacing w:lineRule="auto" w:line="240" w:before="0" w:after="0"/>
              <w:rPr/>
            </w:pPr>
            <w:r>
              <w:rPr>
                <w:rFonts w:eastAsia="Times New Roman" w:cs="Arial"/>
                <w:b/>
                <w:bCs/>
                <w:sz w:val="17"/>
                <w:szCs w:val="16"/>
              </w:rPr>
              <w:t>Macro ROC AUC</w:t>
            </w:r>
          </w:p>
        </w:tc>
        <w:tc>
          <w:tcPr>
            <w:tcW w:w="1559" w:type="dxa"/>
            <w:tcBorders>
              <w:top w:val="single" w:sz="4" w:space="0" w:color="B9B2C4"/>
              <w:bottom w:val="single" w:sz="2" w:space="0" w:color="E4E0EA"/>
            </w:tcBorders>
            <w:shd w:fill="F2EEF4" w:val="clear"/>
          </w:tcPr>
          <w:p>
            <w:pPr>
              <w:pStyle w:val="Normal"/>
              <w:spacing w:lineRule="auto" w:line="240" w:before="0" w:after="0"/>
              <w:rPr/>
            </w:pPr>
            <w:r>
              <w:rPr>
                <w:rFonts w:eastAsia="Times New Roman" w:cs="Arial"/>
                <w:b/>
                <w:bCs/>
                <w:sz w:val="17"/>
                <w:szCs w:val="16"/>
              </w:rPr>
              <w:t>CI low</w:t>
            </w:r>
          </w:p>
        </w:tc>
        <w:tc>
          <w:tcPr>
            <w:tcW w:w="1560" w:type="dxa"/>
            <w:tcBorders>
              <w:top w:val="single" w:sz="4" w:space="0" w:color="B9B2C4"/>
              <w:bottom w:val="single" w:sz="2" w:space="0" w:color="E4E0EA"/>
            </w:tcBorders>
            <w:shd w:fill="F2EEF4" w:val="clear"/>
          </w:tcPr>
          <w:p>
            <w:pPr>
              <w:pStyle w:val="Normal"/>
              <w:spacing w:lineRule="auto" w:line="240" w:before="0" w:after="0"/>
              <w:rPr/>
            </w:pPr>
            <w:r>
              <w:rPr>
                <w:rFonts w:eastAsia="Times New Roman" w:cs="Arial"/>
                <w:b/>
                <w:bCs/>
                <w:sz w:val="17"/>
                <w:szCs w:val="16"/>
              </w:rPr>
              <w:t>CI high</w:t>
            </w:r>
          </w:p>
        </w:tc>
      </w:tr>
      <w:tr>
        <w:trPr/>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ligand permissive</w:t>
            </w:r>
          </w:p>
        </w:tc>
        <w:tc>
          <w:tcPr>
            <w:tcW w:w="1559"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all new static</w:t>
            </w:r>
          </w:p>
        </w:tc>
        <w:tc>
          <w:tcPr>
            <w:tcW w:w="1561"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11</w:t>
            </w:r>
          </w:p>
        </w:tc>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0.430</w:t>
            </w:r>
          </w:p>
        </w:tc>
        <w:tc>
          <w:tcPr>
            <w:tcW w:w="1559"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0.244</w:t>
            </w:r>
          </w:p>
        </w:tc>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0.646</w:t>
            </w:r>
          </w:p>
        </w:tc>
      </w:tr>
      <w:tr>
        <w:trPr/>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ligand permissive</w:t>
            </w:r>
          </w:p>
        </w:tc>
        <w:tc>
          <w:tcPr>
            <w:tcW w:w="1559"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existing geometry</w:t>
            </w:r>
          </w:p>
        </w:tc>
        <w:tc>
          <w:tcPr>
            <w:tcW w:w="1561"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11</w:t>
            </w:r>
          </w:p>
        </w:tc>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0.640</w:t>
            </w:r>
          </w:p>
        </w:tc>
        <w:tc>
          <w:tcPr>
            <w:tcW w:w="1559"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0.304</w:t>
            </w:r>
          </w:p>
        </w:tc>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0.958</w:t>
            </w:r>
          </w:p>
        </w:tc>
      </w:tr>
      <w:tr>
        <w:trPr/>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ligand permissive</w:t>
            </w:r>
          </w:p>
        </w:tc>
        <w:tc>
          <w:tcPr>
            <w:tcW w:w="1559"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mechanical susceptibility</w:t>
            </w:r>
          </w:p>
        </w:tc>
        <w:tc>
          <w:tcPr>
            <w:tcW w:w="1561"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11</w:t>
            </w:r>
          </w:p>
        </w:tc>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0.644</w:t>
            </w:r>
          </w:p>
        </w:tc>
        <w:tc>
          <w:tcPr>
            <w:tcW w:w="1559"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0.333</w:t>
            </w:r>
          </w:p>
        </w:tc>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0.900</w:t>
            </w:r>
          </w:p>
        </w:tc>
      </w:tr>
      <w:tr>
        <w:trPr/>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ligand permissive</w:t>
            </w:r>
          </w:p>
        </w:tc>
        <w:tc>
          <w:tcPr>
            <w:tcW w:w="1559"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sequence</w:t>
            </w:r>
          </w:p>
        </w:tc>
        <w:tc>
          <w:tcPr>
            <w:tcW w:w="1561"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11</w:t>
            </w:r>
          </w:p>
        </w:tc>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0.812</w:t>
            </w:r>
          </w:p>
        </w:tc>
        <w:tc>
          <w:tcPr>
            <w:tcW w:w="1559"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0.622</w:t>
            </w:r>
          </w:p>
        </w:tc>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0.983</w:t>
            </w:r>
          </w:p>
        </w:tc>
      </w:tr>
      <w:tr>
        <w:trPr/>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ligand permissive</w:t>
            </w:r>
          </w:p>
        </w:tc>
        <w:tc>
          <w:tcPr>
            <w:tcW w:w="1559"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surface / electrostatics</w:t>
            </w:r>
          </w:p>
        </w:tc>
        <w:tc>
          <w:tcPr>
            <w:tcW w:w="1561"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11</w:t>
            </w:r>
          </w:p>
        </w:tc>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0.596</w:t>
            </w:r>
          </w:p>
        </w:tc>
        <w:tc>
          <w:tcPr>
            <w:tcW w:w="1559"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0.394</w:t>
            </w:r>
          </w:p>
        </w:tc>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0.822</w:t>
            </w:r>
          </w:p>
        </w:tc>
      </w:tr>
      <w:tr>
        <w:trPr/>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polymer only</w:t>
            </w:r>
          </w:p>
        </w:tc>
        <w:tc>
          <w:tcPr>
            <w:tcW w:w="1559"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all new static</w:t>
            </w:r>
          </w:p>
        </w:tc>
        <w:tc>
          <w:tcPr>
            <w:tcW w:w="1561"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9</w:t>
            </w:r>
          </w:p>
        </w:tc>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0.383</w:t>
            </w:r>
          </w:p>
        </w:tc>
        <w:tc>
          <w:tcPr>
            <w:tcW w:w="1559"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0.153</w:t>
            </w:r>
          </w:p>
        </w:tc>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0.595</w:t>
            </w:r>
          </w:p>
        </w:tc>
      </w:tr>
      <w:tr>
        <w:trPr/>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polymer only</w:t>
            </w:r>
          </w:p>
        </w:tc>
        <w:tc>
          <w:tcPr>
            <w:tcW w:w="1559"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existing geometry</w:t>
            </w:r>
          </w:p>
        </w:tc>
        <w:tc>
          <w:tcPr>
            <w:tcW w:w="1561"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9</w:t>
            </w:r>
          </w:p>
        </w:tc>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0.644</w:t>
            </w:r>
          </w:p>
        </w:tc>
        <w:tc>
          <w:tcPr>
            <w:tcW w:w="1559"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0.276</w:t>
            </w:r>
          </w:p>
        </w:tc>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0.944</w:t>
            </w:r>
          </w:p>
        </w:tc>
      </w:tr>
      <w:tr>
        <w:trPr/>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polymer only</w:t>
            </w:r>
          </w:p>
        </w:tc>
        <w:tc>
          <w:tcPr>
            <w:tcW w:w="1559"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mechanical susceptibility</w:t>
            </w:r>
          </w:p>
        </w:tc>
        <w:tc>
          <w:tcPr>
            <w:tcW w:w="1561"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9</w:t>
            </w:r>
          </w:p>
        </w:tc>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0.622</w:t>
            </w:r>
          </w:p>
        </w:tc>
        <w:tc>
          <w:tcPr>
            <w:tcW w:w="1559"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0.333</w:t>
            </w:r>
          </w:p>
        </w:tc>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0.867</w:t>
            </w:r>
          </w:p>
        </w:tc>
      </w:tr>
      <w:tr>
        <w:trPr/>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polymer only</w:t>
            </w:r>
          </w:p>
        </w:tc>
        <w:tc>
          <w:tcPr>
            <w:tcW w:w="1559"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sequence</w:t>
            </w:r>
          </w:p>
        </w:tc>
        <w:tc>
          <w:tcPr>
            <w:tcW w:w="1561"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9</w:t>
            </w:r>
          </w:p>
        </w:tc>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0.820</w:t>
            </w:r>
          </w:p>
        </w:tc>
        <w:tc>
          <w:tcPr>
            <w:tcW w:w="1559"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0.579</w:t>
            </w:r>
          </w:p>
        </w:tc>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1.000</w:t>
            </w:r>
          </w:p>
        </w:tc>
      </w:tr>
      <w:tr>
        <w:trPr/>
        <w:tc>
          <w:tcPr>
            <w:tcW w:w="1560" w:type="dxa"/>
            <w:tcBorders>
              <w:top w:val="single" w:sz="2" w:space="0" w:color="E4E0EA"/>
              <w:bottom w:val="single" w:sz="4" w:space="0" w:color="B9B2C4"/>
            </w:tcBorders>
            <w:shd w:fill="FFFFFF" w:val="clear"/>
          </w:tcPr>
          <w:p>
            <w:pPr>
              <w:pStyle w:val="Normal"/>
              <w:spacing w:lineRule="auto" w:line="240" w:before="0" w:after="0"/>
              <w:rPr/>
            </w:pPr>
            <w:r>
              <w:rPr>
                <w:rFonts w:eastAsia="Times New Roman" w:cs="Arial"/>
                <w:b w:val="false"/>
                <w:bCs w:val="false"/>
                <w:sz w:val="16"/>
                <w:szCs w:val="16"/>
              </w:rPr>
              <w:t>polymer only</w:t>
            </w:r>
          </w:p>
        </w:tc>
        <w:tc>
          <w:tcPr>
            <w:tcW w:w="1559" w:type="dxa"/>
            <w:tcBorders>
              <w:top w:val="single" w:sz="2" w:space="0" w:color="E4E0EA"/>
              <w:bottom w:val="single" w:sz="4" w:space="0" w:color="B9B2C4"/>
            </w:tcBorders>
            <w:shd w:fill="FFFFFF" w:val="clear"/>
          </w:tcPr>
          <w:p>
            <w:pPr>
              <w:pStyle w:val="Normal"/>
              <w:spacing w:lineRule="auto" w:line="240" w:before="0" w:after="0"/>
              <w:rPr/>
            </w:pPr>
            <w:r>
              <w:rPr>
                <w:rFonts w:eastAsia="Times New Roman" w:cs="Arial"/>
                <w:b w:val="false"/>
                <w:bCs w:val="false"/>
                <w:sz w:val="16"/>
                <w:szCs w:val="16"/>
              </w:rPr>
              <w:t>surface / electrostatics</w:t>
            </w:r>
          </w:p>
        </w:tc>
        <w:tc>
          <w:tcPr>
            <w:tcW w:w="1561" w:type="dxa"/>
            <w:tcBorders>
              <w:top w:val="single" w:sz="2" w:space="0" w:color="E4E0EA"/>
              <w:bottom w:val="single" w:sz="4" w:space="0" w:color="B9B2C4"/>
            </w:tcBorders>
            <w:shd w:fill="FFFFFF" w:val="clear"/>
          </w:tcPr>
          <w:p>
            <w:pPr>
              <w:pStyle w:val="Normal"/>
              <w:spacing w:lineRule="auto" w:line="240" w:before="0" w:after="0"/>
              <w:rPr/>
            </w:pPr>
            <w:r>
              <w:rPr>
                <w:rFonts w:eastAsia="Times New Roman" w:cs="Arial"/>
                <w:b w:val="false"/>
                <w:bCs w:val="false"/>
                <w:sz w:val="16"/>
                <w:szCs w:val="16"/>
              </w:rPr>
              <w:t>9</w:t>
            </w:r>
          </w:p>
        </w:tc>
        <w:tc>
          <w:tcPr>
            <w:tcW w:w="1560" w:type="dxa"/>
            <w:tcBorders>
              <w:top w:val="single" w:sz="2" w:space="0" w:color="E4E0EA"/>
              <w:bottom w:val="single" w:sz="4" w:space="0" w:color="B9B2C4"/>
            </w:tcBorders>
            <w:shd w:fill="FFFFFF" w:val="clear"/>
          </w:tcPr>
          <w:p>
            <w:pPr>
              <w:pStyle w:val="Normal"/>
              <w:spacing w:lineRule="auto" w:line="240" w:before="0" w:after="0"/>
              <w:rPr/>
            </w:pPr>
            <w:r>
              <w:rPr>
                <w:rFonts w:eastAsia="Times New Roman" w:cs="Arial"/>
                <w:b w:val="false"/>
                <w:bCs w:val="false"/>
                <w:sz w:val="16"/>
                <w:szCs w:val="16"/>
              </w:rPr>
              <w:t>0.639</w:t>
            </w:r>
          </w:p>
        </w:tc>
        <w:tc>
          <w:tcPr>
            <w:tcW w:w="1559" w:type="dxa"/>
            <w:tcBorders>
              <w:top w:val="single" w:sz="2" w:space="0" w:color="E4E0EA"/>
              <w:bottom w:val="single" w:sz="4" w:space="0" w:color="B9B2C4"/>
            </w:tcBorders>
            <w:shd w:fill="FFFFFF" w:val="clear"/>
          </w:tcPr>
          <w:p>
            <w:pPr>
              <w:pStyle w:val="Normal"/>
              <w:spacing w:lineRule="auto" w:line="240" w:before="0" w:after="0"/>
              <w:rPr/>
            </w:pPr>
            <w:r>
              <w:rPr>
                <w:rFonts w:eastAsia="Times New Roman" w:cs="Arial"/>
                <w:b w:val="false"/>
                <w:bCs w:val="false"/>
                <w:sz w:val="16"/>
                <w:szCs w:val="16"/>
              </w:rPr>
              <w:t>0.410</w:t>
            </w:r>
          </w:p>
        </w:tc>
        <w:tc>
          <w:tcPr>
            <w:tcW w:w="1560" w:type="dxa"/>
            <w:tcBorders>
              <w:top w:val="single" w:sz="2" w:space="0" w:color="E4E0EA"/>
              <w:bottom w:val="single" w:sz="4" w:space="0" w:color="B9B2C4"/>
            </w:tcBorders>
            <w:shd w:fill="FFFFFF" w:val="clear"/>
          </w:tcPr>
          <w:p>
            <w:pPr>
              <w:pStyle w:val="Normal"/>
              <w:spacing w:lineRule="auto" w:line="240" w:before="0" w:after="0"/>
              <w:rPr/>
            </w:pPr>
            <w:r>
              <w:rPr>
                <w:rFonts w:eastAsia="Times New Roman" w:cs="Arial"/>
                <w:b w:val="false"/>
                <w:bCs w:val="false"/>
                <w:sz w:val="16"/>
                <w:szCs w:val="16"/>
              </w:rPr>
              <w:t>0.944</w:t>
            </w:r>
          </w:p>
        </w:tc>
      </w:tr>
    </w:tbl>
    <w:p>
      <w:pPr>
        <w:pStyle w:val="Normal"/>
        <w:spacing w:lineRule="exact" w:line="290" w:before="0" w:after="180"/>
        <w:jc w:val="both"/>
        <w:rPr/>
      </w:pPr>
      <w:r>
        <w:rPr/>
      </w:r>
    </w:p>
    <w:p>
      <w:pPr>
        <w:pStyle w:val="Heading2"/>
        <w:spacing w:lineRule="exact" w:line="250" w:before="140" w:after="100"/>
        <w:jc w:val="both"/>
        <w:rPr/>
      </w:pPr>
      <w:r>
        <w:rPr>
          <w:rFonts w:eastAsia="Times New Roman"/>
          <w:b/>
          <w:i w:val="false"/>
        </w:rPr>
        <w:t>Table S14 | GPCR SelectivityMap scope and claim boundary.</w:t>
      </w:r>
    </w:p>
    <w:tbl>
      <w:tblPr>
        <w:tblW w:w="9360" w:type="dxa"/>
        <w:jc w:val="left"/>
        <w:tblInd w:w="0" w:type="dxa"/>
        <w:tblLayout w:type="fixed"/>
        <w:tblCellMar>
          <w:top w:w="50" w:type="dxa"/>
          <w:left w:w="90" w:type="dxa"/>
          <w:bottom w:w="50" w:type="dxa"/>
          <w:right w:w="90" w:type="dxa"/>
        </w:tblCellMar>
      </w:tblPr>
      <w:tblGrid>
        <w:gridCol w:w="3120"/>
        <w:gridCol w:w="3120"/>
        <w:gridCol w:w="3120"/>
      </w:tblGrid>
      <w:tr>
        <w:trPr>
          <w:tblHeader w:val="true"/>
        </w:trPr>
        <w:tc>
          <w:tcPr>
            <w:tcW w:w="3120" w:type="dxa"/>
            <w:tcBorders>
              <w:top w:val="single" w:sz="4" w:space="0" w:color="B9B2C4"/>
              <w:bottom w:val="single" w:sz="2" w:space="0" w:color="E4E0EA"/>
            </w:tcBorders>
            <w:shd w:fill="F2EEF4" w:val="clear"/>
          </w:tcPr>
          <w:p>
            <w:pPr>
              <w:pStyle w:val="Normal"/>
              <w:spacing w:lineRule="auto" w:line="240" w:before="0" w:after="0"/>
              <w:rPr/>
            </w:pPr>
            <w:r>
              <w:rPr>
                <w:rFonts w:eastAsia="Times New Roman" w:cs="Arial"/>
                <w:b/>
                <w:bCs/>
                <w:sz w:val="17"/>
                <w:szCs w:val="16"/>
              </w:rPr>
              <w:t>Module</w:t>
            </w:r>
          </w:p>
        </w:tc>
        <w:tc>
          <w:tcPr>
            <w:tcW w:w="3120" w:type="dxa"/>
            <w:tcBorders>
              <w:top w:val="single" w:sz="4" w:space="0" w:color="B9B2C4"/>
              <w:bottom w:val="single" w:sz="2" w:space="0" w:color="E4E0EA"/>
            </w:tcBorders>
            <w:shd w:fill="F2EEF4" w:val="clear"/>
          </w:tcPr>
          <w:p>
            <w:pPr>
              <w:pStyle w:val="Normal"/>
              <w:spacing w:lineRule="auto" w:line="240" w:before="0" w:after="0"/>
              <w:rPr/>
            </w:pPr>
            <w:r>
              <w:rPr>
                <w:rFonts w:eastAsia="Times New Roman" w:cs="Arial"/>
                <w:b/>
                <w:bCs/>
                <w:sz w:val="17"/>
                <w:szCs w:val="16"/>
              </w:rPr>
              <w:t>Status</w:t>
            </w:r>
          </w:p>
        </w:tc>
        <w:tc>
          <w:tcPr>
            <w:tcW w:w="3120" w:type="dxa"/>
            <w:tcBorders>
              <w:top w:val="single" w:sz="4" w:space="0" w:color="B9B2C4"/>
              <w:bottom w:val="single" w:sz="2" w:space="0" w:color="E4E0EA"/>
            </w:tcBorders>
            <w:shd w:fill="F2EEF4" w:val="clear"/>
          </w:tcPr>
          <w:p>
            <w:pPr>
              <w:pStyle w:val="Normal"/>
              <w:spacing w:lineRule="auto" w:line="240" w:before="0" w:after="0"/>
              <w:rPr/>
            </w:pPr>
            <w:r>
              <w:rPr>
                <w:rFonts w:eastAsia="Times New Roman" w:cs="Arial"/>
                <w:b/>
                <w:bCs/>
                <w:sz w:val="17"/>
                <w:szCs w:val="16"/>
              </w:rPr>
              <w:t>Scope</w:t>
            </w:r>
          </w:p>
        </w:tc>
      </w:tr>
      <w:tr>
        <w:trPr/>
        <w:tc>
          <w:tcPr>
            <w:tcW w:w="312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Static geometry</w:t>
            </w:r>
          </w:p>
        </w:tc>
        <w:tc>
          <w:tcPr>
            <w:tcW w:w="312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Included</w:t>
            </w:r>
          </w:p>
        </w:tc>
        <w:tc>
          <w:tcPr>
            <w:tcW w:w="312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Endpoint distances, microswitches, ICL2, H8, and intracellular cavity</w:t>
            </w:r>
          </w:p>
        </w:tc>
      </w:tr>
      <w:tr>
        <w:trPr/>
        <w:tc>
          <w:tcPr>
            <w:tcW w:w="312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Contact networks</w:t>
            </w:r>
          </w:p>
        </w:tc>
        <w:tc>
          <w:tcPr>
            <w:tcW w:w="312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Included</w:t>
            </w:r>
          </w:p>
        </w:tc>
        <w:tc>
          <w:tcPr>
            <w:tcW w:w="312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Static receptor side chain and generic position interaction networks</w:t>
            </w:r>
          </w:p>
        </w:tc>
      </w:tr>
      <w:tr>
        <w:trPr/>
        <w:tc>
          <w:tcPr>
            <w:tcW w:w="312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Surface and electrostatics</w:t>
            </w:r>
          </w:p>
        </w:tc>
        <w:tc>
          <w:tcPr>
            <w:tcW w:w="312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Included</w:t>
            </w:r>
          </w:p>
        </w:tc>
        <w:tc>
          <w:tcPr>
            <w:tcW w:w="312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Static surface chemistry and transparent approximate Coulombic descriptors</w:t>
            </w:r>
          </w:p>
        </w:tc>
      </w:tr>
      <w:tr>
        <w:trPr/>
        <w:tc>
          <w:tcPr>
            <w:tcW w:w="312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Elastic network susceptibility</w:t>
            </w:r>
          </w:p>
        </w:tc>
        <w:tc>
          <w:tcPr>
            <w:tcW w:w="312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Included</w:t>
            </w:r>
          </w:p>
        </w:tc>
        <w:tc>
          <w:tcPr>
            <w:tcW w:w="312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Static low frequency mode summaries, not molecular dynamics</w:t>
            </w:r>
          </w:p>
        </w:tc>
      </w:tr>
      <w:tr>
        <w:trPr/>
        <w:tc>
          <w:tcPr>
            <w:tcW w:w="312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Molecular dynamics trajectories</w:t>
            </w:r>
          </w:p>
        </w:tc>
        <w:tc>
          <w:tcPr>
            <w:tcW w:w="312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Excluded</w:t>
            </w:r>
          </w:p>
        </w:tc>
        <w:tc>
          <w:tcPr>
            <w:tcW w:w="312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Reserved for independent trajectory based work</w:t>
            </w:r>
          </w:p>
        </w:tc>
      </w:tr>
      <w:tr>
        <w:trPr/>
        <w:tc>
          <w:tcPr>
            <w:tcW w:w="312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Rigid body motion and kinetics</w:t>
            </w:r>
          </w:p>
        </w:tc>
        <w:tc>
          <w:tcPr>
            <w:tcW w:w="312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Excluded</w:t>
            </w:r>
          </w:p>
        </w:tc>
        <w:tc>
          <w:tcPr>
            <w:tcW w:w="312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No helix rotation trajectories, transition rates, or Markov models</w:t>
            </w:r>
          </w:p>
        </w:tc>
      </w:tr>
      <w:tr>
        <w:trPr/>
        <w:tc>
          <w:tcPr>
            <w:tcW w:w="312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Functional coupling probabilities</w:t>
            </w:r>
          </w:p>
        </w:tc>
        <w:tc>
          <w:tcPr>
            <w:tcW w:w="312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Not claimed</w:t>
            </w:r>
          </w:p>
        </w:tc>
        <w:tc>
          <w:tcPr>
            <w:tcW w:w="312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Association and compatibility scores are not calibrated functional probabilities</w:t>
            </w:r>
          </w:p>
        </w:tc>
      </w:tr>
      <w:tr>
        <w:trPr/>
        <w:tc>
          <w:tcPr>
            <w:tcW w:w="312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Phylogeny-aware benchmarking</w:t>
            </w:r>
          </w:p>
        </w:tc>
        <w:tc>
          <w:tcPr>
            <w:tcW w:w="312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Included</w:t>
            </w:r>
          </w:p>
        </w:tc>
        <w:tc>
          <w:tcPr>
            <w:tcW w:w="312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Receptor grouping, 50%, 40%, and 30% identity clusters, identity kNN, taxonomy, and interface controls</w:t>
            </w:r>
          </w:p>
        </w:tc>
      </w:tr>
      <w:tr>
        <w:trPr/>
        <w:tc>
          <w:tcPr>
            <w:tcW w:w="312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Label provenance and interpretation gates</w:t>
            </w:r>
          </w:p>
        </w:tc>
        <w:tc>
          <w:tcPr>
            <w:tcW w:w="312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Included</w:t>
            </w:r>
          </w:p>
        </w:tc>
        <w:tc>
          <w:tcPr>
            <w:tcW w:w="312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Tracks evidence source and separates association, family constrained signal, transfer, and insufficient evidence</w:t>
            </w:r>
          </w:p>
        </w:tc>
      </w:tr>
      <w:tr>
        <w:trPr/>
        <w:tc>
          <w:tcPr>
            <w:tcW w:w="312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Receptor Gα physicochemical compatibility</w:t>
            </w:r>
          </w:p>
        </w:tc>
        <w:tc>
          <w:tcPr>
            <w:tcW w:w="312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Exploratory</w:t>
            </w:r>
          </w:p>
        </w:tc>
        <w:tc>
          <w:tcPr>
            <w:tcW w:w="312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Optional hydropathy, charge, and steric audit; not used for the central manuscript claim</w:t>
            </w:r>
          </w:p>
        </w:tc>
      </w:tr>
      <w:tr>
        <w:trPr/>
        <w:tc>
          <w:tcPr>
            <w:tcW w:w="3120" w:type="dxa"/>
            <w:tcBorders>
              <w:top w:val="single" w:sz="2" w:space="0" w:color="E4E0EA"/>
              <w:bottom w:val="single" w:sz="4" w:space="0" w:color="B9B2C4"/>
            </w:tcBorders>
            <w:shd w:fill="FFFFFF" w:val="clear"/>
          </w:tcPr>
          <w:p>
            <w:pPr>
              <w:pStyle w:val="Normal"/>
              <w:spacing w:lineRule="auto" w:line="240" w:before="0" w:after="0"/>
              <w:rPr/>
            </w:pPr>
            <w:r>
              <w:rPr>
                <w:rFonts w:eastAsia="Times New Roman" w:cs="Arial"/>
                <w:b w:val="false"/>
                <w:bCs w:val="false"/>
                <w:sz w:val="16"/>
                <w:szCs w:val="16"/>
              </w:rPr>
              <w:t>Publication reporting</w:t>
            </w:r>
          </w:p>
        </w:tc>
        <w:tc>
          <w:tcPr>
            <w:tcW w:w="3120" w:type="dxa"/>
            <w:tcBorders>
              <w:top w:val="single" w:sz="2" w:space="0" w:color="E4E0EA"/>
              <w:bottom w:val="single" w:sz="4" w:space="0" w:color="B9B2C4"/>
            </w:tcBorders>
            <w:shd w:fill="FFFFFF" w:val="clear"/>
          </w:tcPr>
          <w:p>
            <w:pPr>
              <w:pStyle w:val="Normal"/>
              <w:spacing w:lineRule="auto" w:line="240" w:before="0" w:after="0"/>
              <w:rPr/>
            </w:pPr>
            <w:r>
              <w:rPr>
                <w:rFonts w:eastAsia="Times New Roman" w:cs="Arial"/>
                <w:b w:val="false"/>
                <w:bCs w:val="false"/>
                <w:sz w:val="16"/>
                <w:szCs w:val="16"/>
              </w:rPr>
              <w:t>Included</w:t>
            </w:r>
          </w:p>
        </w:tc>
        <w:tc>
          <w:tcPr>
            <w:tcW w:w="3120" w:type="dxa"/>
            <w:tcBorders>
              <w:top w:val="single" w:sz="2" w:space="0" w:color="E4E0EA"/>
              <w:bottom w:val="single" w:sz="4" w:space="0" w:color="B9B2C4"/>
            </w:tcBorders>
            <w:shd w:fill="FFFFFF" w:val="clear"/>
          </w:tcPr>
          <w:p>
            <w:pPr>
              <w:pStyle w:val="Normal"/>
              <w:spacing w:lineRule="auto" w:line="240" w:before="0" w:after="0"/>
              <w:rPr/>
            </w:pPr>
            <w:r>
              <w:rPr>
                <w:rFonts w:eastAsia="Times New Roman" w:cs="Arial"/>
                <w:b w:val="false"/>
                <w:bCs w:val="false"/>
                <w:sz w:val="16"/>
                <w:szCs w:val="16"/>
              </w:rPr>
              <w:t>CSV, TSV, JSON, SVG, PNG, HTML, manifests, figures, and audit tables</w:t>
            </w:r>
          </w:p>
        </w:tc>
      </w:tr>
    </w:tbl>
    <w:p>
      <w:pPr>
        <w:pStyle w:val="Normal"/>
        <w:spacing w:lineRule="exact" w:line="290" w:before="0" w:after="180"/>
        <w:jc w:val="both"/>
        <w:rPr/>
      </w:pPr>
      <w:r>
        <w:rPr/>
      </w:r>
    </w:p>
    <w:p>
      <w:pPr>
        <w:pStyle w:val="Heading2"/>
        <w:spacing w:lineRule="exact" w:line="250" w:before="140" w:after="100"/>
        <w:jc w:val="both"/>
        <w:rPr/>
      </w:pPr>
      <w:r>
        <w:t xml:space="preserve">Table S15 | Sequence, </w:t>
      </w:r>
      <w:del w:id="1270" w:author="Hossein Batebi" w:date="2026-09-26T00:00:00Z">
        <w:r>
          <w:delText xml:space="preserve">phylogeny, </w:delText>
        </w:r>
      </w:del>
      <w:ins w:id="1271" w:author="Hossein Batebi" w:date="2026-09-26T00:00:00Z">
        <w:r>
          <w:t xml:space="preserve">global-identity baseline, </w:t>
        </w:r>
      </w:ins>
      <w:r>
        <w:t xml:space="preserve">and </w:t>
      </w:r>
      <w:del w:id="1272" w:author="Hossein Batebi" w:date="2026-09-26T00:00:00Z">
        <w:r>
          <w:delText xml:space="preserve">endpoint geometry </w:delText>
        </w:r>
      </w:del>
      <w:ins w:id="1273" w:author="Hossein Batebi" w:date="2026-09-26T00:00:00Z">
        <w:r>
          <w:t xml:space="preserve">endpoint-geometry </w:t>
        </w:r>
      </w:ins>
      <w:r>
        <w:t xml:space="preserve">transfer </w:t>
      </w:r>
      <w:del w:id="1274" w:author="Hossein Batebi" w:date="2026-09-26T00:00:00Z">
        <w:r>
          <w:delText xml:space="preserve">performance.</w:delText>
        </w:r>
      </w:del>
      <w:ins w:id="1275" w:author="Hossein Batebi" w:date="2026-09-26T00:00:00Z">
        <w:r>
          <w:t xml:space="preserve">performance under receptor-grouped and sequence-cluster validation.</w:t>
        </w:r>
      </w:ins>
    </w:p>
    <w:tbl>
      <w:tblPr>
        <w:tblW w:w="9360" w:type="dxa"/>
        <w:jc w:val="left"/>
        <w:tblInd w:w="0" w:type="dxa"/>
        <w:tblLayout w:type="fixed"/>
        <w:tblCellMar>
          <w:top w:w="50" w:type="dxa"/>
          <w:left w:w="90" w:type="dxa"/>
          <w:bottom w:w="50" w:type="dxa"/>
          <w:right w:w="90" w:type="dxa"/>
        </w:tblCellMar>
      </w:tblPr>
      <w:tblGrid>
        <w:gridCol w:w="1560"/>
        <w:gridCol w:w="1559"/>
        <w:gridCol w:w="1561"/>
        <w:gridCol w:w="1560"/>
        <w:gridCol w:w="1559"/>
        <w:gridCol w:w="1560"/>
      </w:tblGrid>
      <w:tr>
        <w:trPr>
          <w:tblHeader w:val="true"/>
        </w:trPr>
        <w:tc>
          <w:tcPr>
            <w:tcW w:w="1560" w:type="dxa"/>
            <w:tcBorders>
              <w:top w:val="single" w:sz="4" w:space="0" w:color="B9B2C4"/>
              <w:bottom w:val="single" w:sz="2" w:space="0" w:color="E4E0EA"/>
            </w:tcBorders>
            <w:shd w:fill="F2EEF4" w:val="clear"/>
          </w:tcPr>
          <w:p>
            <w:pPr>
              <w:pStyle w:val="Normal"/>
              <w:spacing w:lineRule="auto" w:line="240" w:before="0" w:after="0"/>
              <w:rPr/>
            </w:pPr>
            <w:r>
              <w:rPr>
                <w:rFonts w:eastAsia="Times New Roman" w:cs="Arial"/>
                <w:b/>
                <w:bCs/>
                <w:sz w:val="17"/>
                <w:szCs w:val="16"/>
              </w:rPr>
              <w:t>Validation</w:t>
            </w:r>
          </w:p>
        </w:tc>
        <w:tc>
          <w:tcPr>
            <w:tcW w:w="1559" w:type="dxa"/>
            <w:tcBorders>
              <w:top w:val="single" w:sz="4" w:space="0" w:color="B9B2C4"/>
              <w:bottom w:val="single" w:sz="2" w:space="0" w:color="E4E0EA"/>
            </w:tcBorders>
            <w:shd w:fill="F2EEF4" w:val="clear"/>
          </w:tcPr>
          <w:p>
            <w:pPr>
              <w:pStyle w:val="Normal"/>
              <w:spacing w:lineRule="auto" w:line="240" w:before="0" w:after="0"/>
              <w:rPr/>
            </w:pPr>
            <w:r>
              <w:rPr>
                <w:rFonts w:eastAsia="Times New Roman" w:cs="Arial"/>
                <w:b/>
                <w:bCs/>
                <w:sz w:val="17"/>
                <w:szCs w:val="16"/>
              </w:rPr>
              <w:t>Model</w:t>
            </w:r>
          </w:p>
        </w:tc>
        <w:tc>
          <w:tcPr>
            <w:tcW w:w="1561" w:type="dxa"/>
            <w:tcBorders>
              <w:top w:val="single" w:sz="4" w:space="0" w:color="B9B2C4"/>
              <w:bottom w:val="single" w:sz="2" w:space="0" w:color="E4E0EA"/>
            </w:tcBorders>
            <w:shd w:fill="F2EEF4" w:val="clear"/>
          </w:tcPr>
          <w:p>
            <w:pPr>
              <w:pStyle w:val="Normal"/>
              <w:spacing w:lineRule="auto" w:line="240" w:before="0" w:after="0"/>
              <w:rPr/>
            </w:pPr>
            <w:r>
              <w:rPr>
                <w:rFonts w:eastAsia="Times New Roman" w:cs="Arial"/>
                <w:b/>
                <w:bCs/>
                <w:sz w:val="17"/>
                <w:szCs w:val="16"/>
              </w:rPr>
              <w:t>Macro ROC AUC</w:t>
            </w:r>
          </w:p>
        </w:tc>
        <w:tc>
          <w:tcPr>
            <w:tcW w:w="1560" w:type="dxa"/>
            <w:tcBorders>
              <w:top w:val="single" w:sz="4" w:space="0" w:color="B9B2C4"/>
              <w:bottom w:val="single" w:sz="2" w:space="0" w:color="E4E0EA"/>
            </w:tcBorders>
            <w:shd w:fill="F2EEF4" w:val="clear"/>
          </w:tcPr>
          <w:p>
            <w:pPr>
              <w:pStyle w:val="Normal"/>
              <w:spacing w:lineRule="auto" w:line="240" w:before="0" w:after="0"/>
              <w:rPr/>
            </w:pPr>
            <w:r>
              <w:rPr>
                <w:rFonts w:eastAsia="Times New Roman" w:cs="Arial"/>
                <w:b/>
                <w:bCs/>
                <w:sz w:val="17"/>
                <w:szCs w:val="16"/>
              </w:rPr>
              <w:t>CI low</w:t>
            </w:r>
          </w:p>
        </w:tc>
        <w:tc>
          <w:tcPr>
            <w:tcW w:w="1559" w:type="dxa"/>
            <w:tcBorders>
              <w:top w:val="single" w:sz="4" w:space="0" w:color="B9B2C4"/>
              <w:bottom w:val="single" w:sz="2" w:space="0" w:color="E4E0EA"/>
            </w:tcBorders>
            <w:shd w:fill="F2EEF4" w:val="clear"/>
          </w:tcPr>
          <w:p>
            <w:pPr>
              <w:pStyle w:val="Normal"/>
              <w:spacing w:lineRule="auto" w:line="240" w:before="0" w:after="0"/>
              <w:rPr/>
            </w:pPr>
            <w:r>
              <w:rPr>
                <w:rFonts w:eastAsia="Times New Roman" w:cs="Arial"/>
                <w:b/>
                <w:bCs/>
                <w:sz w:val="17"/>
                <w:szCs w:val="16"/>
              </w:rPr>
              <w:t>CI high</w:t>
            </w:r>
          </w:p>
        </w:tc>
        <w:tc>
          <w:tcPr>
            <w:tcW w:w="1560" w:type="dxa"/>
            <w:tcBorders>
              <w:top w:val="single" w:sz="4" w:space="0" w:color="B9B2C4"/>
              <w:bottom w:val="single" w:sz="2" w:space="0" w:color="E4E0EA"/>
            </w:tcBorders>
            <w:shd w:fill="F2EEF4" w:val="clear"/>
          </w:tcPr>
          <w:p>
            <w:pPr>
              <w:pStyle w:val="Normal"/>
              <w:spacing w:lineRule="auto" w:line="240" w:before="0" w:after="0"/>
              <w:rPr/>
            </w:pPr>
            <w:r>
              <w:rPr>
                <w:rFonts w:eastAsia="Times New Roman" w:cs="Arial"/>
                <w:b/>
                <w:bCs/>
                <w:sz w:val="17"/>
                <w:szCs w:val="16"/>
              </w:rPr>
              <w:t>Valid folds</w:t>
            </w:r>
          </w:p>
        </w:tc>
      </w:tr>
      <w:tr>
        <w:trPr/>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Receptor grouped</w:t>
            </w:r>
          </w:p>
        </w:tc>
        <w:tc>
          <w:tcPr>
            <w:tcW w:w="1559"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full sequence</w:t>
            </w:r>
          </w:p>
        </w:tc>
        <w:tc>
          <w:tcPr>
            <w:tcW w:w="1561"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0.790</w:t>
            </w:r>
          </w:p>
        </w:tc>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0.744</w:t>
            </w:r>
          </w:p>
        </w:tc>
        <w:tc>
          <w:tcPr>
            <w:tcW w:w="1559"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0.832</w:t>
            </w:r>
          </w:p>
        </w:tc>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5</w:t>
            </w:r>
          </w:p>
        </w:tc>
      </w:tr>
      <w:tr>
        <w:trPr/>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Receptor grouped</w:t>
            </w:r>
          </w:p>
        </w:tc>
        <w:tc>
          <w:tcPr>
            <w:tcW w:w="1559"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interface sequence</w:t>
            </w:r>
          </w:p>
        </w:tc>
        <w:tc>
          <w:tcPr>
            <w:tcW w:w="1561"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0.779</w:t>
            </w:r>
          </w:p>
        </w:tc>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0.729</w:t>
            </w:r>
          </w:p>
        </w:tc>
        <w:tc>
          <w:tcPr>
            <w:tcW w:w="1559"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0.827</w:t>
            </w:r>
          </w:p>
        </w:tc>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5</w:t>
            </w:r>
          </w:p>
        </w:tc>
      </w:tr>
      <w:tr>
        <w:trPr/>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Receptor grouped</w:t>
            </w:r>
          </w:p>
        </w:tc>
        <w:tc>
          <w:tcPr>
            <w:tcW w:w="1559"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noninterface sequence</w:t>
            </w:r>
          </w:p>
        </w:tc>
        <w:tc>
          <w:tcPr>
            <w:tcW w:w="1561"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0.737</w:t>
            </w:r>
          </w:p>
        </w:tc>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0.691</w:t>
            </w:r>
          </w:p>
        </w:tc>
        <w:tc>
          <w:tcPr>
            <w:tcW w:w="1559"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0.783</w:t>
            </w:r>
          </w:p>
        </w:tc>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5</w:t>
            </w:r>
          </w:p>
        </w:tc>
      </w:tr>
      <w:tr>
        <w:trPr/>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Receptor grouped</w:t>
            </w:r>
          </w:p>
        </w:tc>
        <w:tc>
          <w:tcPr>
            <w:tcW w:w="1559"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endpoint geometry</w:t>
            </w:r>
          </w:p>
        </w:tc>
        <w:tc>
          <w:tcPr>
            <w:tcW w:w="1561"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0.776</w:t>
            </w:r>
          </w:p>
        </w:tc>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0.726</w:t>
            </w:r>
          </w:p>
        </w:tc>
        <w:tc>
          <w:tcPr>
            <w:tcW w:w="1559"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0.826</w:t>
            </w:r>
          </w:p>
        </w:tc>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5</w:t>
            </w:r>
          </w:p>
        </w:tc>
      </w:tr>
      <w:tr>
        <w:trPr/>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Receptor grouped</w:t>
            </w:r>
          </w:p>
        </w:tc>
        <w:tc>
          <w:tcPr>
            <w:tcW w:w="1559"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identity kNN</w:t>
            </w:r>
          </w:p>
        </w:tc>
        <w:tc>
          <w:tcPr>
            <w:tcW w:w="1561"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0.802</w:t>
            </w:r>
          </w:p>
        </w:tc>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0.756</w:t>
            </w:r>
          </w:p>
        </w:tc>
        <w:tc>
          <w:tcPr>
            <w:tcW w:w="1559"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0.844</w:t>
            </w:r>
          </w:p>
        </w:tc>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5</w:t>
            </w:r>
          </w:p>
        </w:tc>
      </w:tr>
      <w:tr>
        <w:trPr/>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Receptor grouped</w:t>
            </w:r>
          </w:p>
        </w:tc>
        <w:tc>
          <w:tcPr>
            <w:tcW w:w="1559"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coarse taxonomy</w:t>
            </w:r>
          </w:p>
        </w:tc>
        <w:tc>
          <w:tcPr>
            <w:tcW w:w="1561"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0.595</w:t>
            </w:r>
          </w:p>
        </w:tc>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0.541</w:t>
            </w:r>
          </w:p>
        </w:tc>
        <w:tc>
          <w:tcPr>
            <w:tcW w:w="1559"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0.647</w:t>
            </w:r>
          </w:p>
        </w:tc>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5</w:t>
            </w:r>
          </w:p>
        </w:tc>
      </w:tr>
      <w:tr>
        <w:trPr/>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50% cluster</w:t>
            </w:r>
          </w:p>
        </w:tc>
        <w:tc>
          <w:tcPr>
            <w:tcW w:w="1559"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full sequence</w:t>
            </w:r>
          </w:p>
        </w:tc>
        <w:tc>
          <w:tcPr>
            <w:tcW w:w="1561"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0.638</w:t>
            </w:r>
          </w:p>
        </w:tc>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0.584</w:t>
            </w:r>
          </w:p>
        </w:tc>
        <w:tc>
          <w:tcPr>
            <w:tcW w:w="1559"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0.690</w:t>
            </w:r>
          </w:p>
        </w:tc>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5</w:t>
            </w:r>
          </w:p>
        </w:tc>
      </w:tr>
      <w:tr>
        <w:trPr/>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50% cluster</w:t>
            </w:r>
          </w:p>
        </w:tc>
        <w:tc>
          <w:tcPr>
            <w:tcW w:w="1559"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interface sequence</w:t>
            </w:r>
          </w:p>
        </w:tc>
        <w:tc>
          <w:tcPr>
            <w:tcW w:w="1561"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0.649</w:t>
            </w:r>
          </w:p>
        </w:tc>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0.591</w:t>
            </w:r>
          </w:p>
        </w:tc>
        <w:tc>
          <w:tcPr>
            <w:tcW w:w="1559"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0.703</w:t>
            </w:r>
          </w:p>
        </w:tc>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5</w:t>
            </w:r>
          </w:p>
        </w:tc>
      </w:tr>
      <w:tr>
        <w:trPr/>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50% cluster</w:t>
            </w:r>
          </w:p>
        </w:tc>
        <w:tc>
          <w:tcPr>
            <w:tcW w:w="1559"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noninterface sequence</w:t>
            </w:r>
          </w:p>
        </w:tc>
        <w:tc>
          <w:tcPr>
            <w:tcW w:w="1561"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0.555</w:t>
            </w:r>
          </w:p>
        </w:tc>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0.507</w:t>
            </w:r>
          </w:p>
        </w:tc>
        <w:tc>
          <w:tcPr>
            <w:tcW w:w="1559"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0.603</w:t>
            </w:r>
          </w:p>
        </w:tc>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5</w:t>
            </w:r>
          </w:p>
        </w:tc>
      </w:tr>
      <w:tr>
        <w:trPr/>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50% cluster</w:t>
            </w:r>
          </w:p>
        </w:tc>
        <w:tc>
          <w:tcPr>
            <w:tcW w:w="1559"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endpoint geometry</w:t>
            </w:r>
          </w:p>
        </w:tc>
        <w:tc>
          <w:tcPr>
            <w:tcW w:w="1561"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0.731</w:t>
            </w:r>
          </w:p>
        </w:tc>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0.676</w:t>
            </w:r>
          </w:p>
        </w:tc>
        <w:tc>
          <w:tcPr>
            <w:tcW w:w="1559"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0.784</w:t>
            </w:r>
          </w:p>
        </w:tc>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5</w:t>
            </w:r>
          </w:p>
        </w:tc>
      </w:tr>
      <w:tr>
        <w:trPr/>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50% cluster</w:t>
            </w:r>
          </w:p>
        </w:tc>
        <w:tc>
          <w:tcPr>
            <w:tcW w:w="1559"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identity kNN</w:t>
            </w:r>
          </w:p>
        </w:tc>
        <w:tc>
          <w:tcPr>
            <w:tcW w:w="1561"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0.570</w:t>
            </w:r>
          </w:p>
        </w:tc>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0.515</w:t>
            </w:r>
          </w:p>
        </w:tc>
        <w:tc>
          <w:tcPr>
            <w:tcW w:w="1559"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0.623</w:t>
            </w:r>
          </w:p>
        </w:tc>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5</w:t>
            </w:r>
          </w:p>
        </w:tc>
      </w:tr>
      <w:tr>
        <w:trPr/>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50% cluster</w:t>
            </w:r>
          </w:p>
        </w:tc>
        <w:tc>
          <w:tcPr>
            <w:tcW w:w="1559"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coarse taxonomy</w:t>
            </w:r>
          </w:p>
        </w:tc>
        <w:tc>
          <w:tcPr>
            <w:tcW w:w="1561"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0.551</w:t>
            </w:r>
          </w:p>
        </w:tc>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0.497</w:t>
            </w:r>
          </w:p>
        </w:tc>
        <w:tc>
          <w:tcPr>
            <w:tcW w:w="1559"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0.606</w:t>
            </w:r>
          </w:p>
        </w:tc>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5</w:t>
            </w:r>
          </w:p>
        </w:tc>
      </w:tr>
      <w:tr>
        <w:trPr/>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40% cluster</w:t>
            </w:r>
          </w:p>
        </w:tc>
        <w:tc>
          <w:tcPr>
            <w:tcW w:w="1559"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full sequence</w:t>
            </w:r>
          </w:p>
        </w:tc>
        <w:tc>
          <w:tcPr>
            <w:tcW w:w="1561"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0.612</w:t>
            </w:r>
          </w:p>
        </w:tc>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0.560</w:t>
            </w:r>
          </w:p>
        </w:tc>
        <w:tc>
          <w:tcPr>
            <w:tcW w:w="1559"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0.663</w:t>
            </w:r>
          </w:p>
        </w:tc>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5</w:t>
            </w:r>
          </w:p>
        </w:tc>
      </w:tr>
      <w:tr>
        <w:trPr/>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40% cluster</w:t>
            </w:r>
          </w:p>
        </w:tc>
        <w:tc>
          <w:tcPr>
            <w:tcW w:w="1559"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interface sequence</w:t>
            </w:r>
          </w:p>
        </w:tc>
        <w:tc>
          <w:tcPr>
            <w:tcW w:w="1561"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0.610</w:t>
            </w:r>
          </w:p>
        </w:tc>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0.560</w:t>
            </w:r>
          </w:p>
        </w:tc>
        <w:tc>
          <w:tcPr>
            <w:tcW w:w="1559"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0.664</w:t>
            </w:r>
          </w:p>
        </w:tc>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5</w:t>
            </w:r>
          </w:p>
        </w:tc>
      </w:tr>
      <w:tr>
        <w:trPr/>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40% cluster</w:t>
            </w:r>
          </w:p>
        </w:tc>
        <w:tc>
          <w:tcPr>
            <w:tcW w:w="1559"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noninterface sequence</w:t>
            </w:r>
          </w:p>
        </w:tc>
        <w:tc>
          <w:tcPr>
            <w:tcW w:w="1561"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0.558</w:t>
            </w:r>
          </w:p>
        </w:tc>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0.504</w:t>
            </w:r>
          </w:p>
        </w:tc>
        <w:tc>
          <w:tcPr>
            <w:tcW w:w="1559"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0.609</w:t>
            </w:r>
          </w:p>
        </w:tc>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5</w:t>
            </w:r>
          </w:p>
        </w:tc>
      </w:tr>
      <w:tr>
        <w:trPr/>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40% cluster</w:t>
            </w:r>
          </w:p>
        </w:tc>
        <w:tc>
          <w:tcPr>
            <w:tcW w:w="1559"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endpoint geometry</w:t>
            </w:r>
          </w:p>
        </w:tc>
        <w:tc>
          <w:tcPr>
            <w:tcW w:w="1561"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0.683</w:t>
            </w:r>
          </w:p>
        </w:tc>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0.627</w:t>
            </w:r>
          </w:p>
        </w:tc>
        <w:tc>
          <w:tcPr>
            <w:tcW w:w="1559"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0.737</w:t>
            </w:r>
          </w:p>
        </w:tc>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5</w:t>
            </w:r>
          </w:p>
        </w:tc>
      </w:tr>
      <w:tr>
        <w:trPr/>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40% cluster</w:t>
            </w:r>
          </w:p>
        </w:tc>
        <w:tc>
          <w:tcPr>
            <w:tcW w:w="1559"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identity kNN</w:t>
            </w:r>
          </w:p>
        </w:tc>
        <w:tc>
          <w:tcPr>
            <w:tcW w:w="1561"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0.552</w:t>
            </w:r>
          </w:p>
        </w:tc>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0.500</w:t>
            </w:r>
          </w:p>
        </w:tc>
        <w:tc>
          <w:tcPr>
            <w:tcW w:w="1559"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0.602</w:t>
            </w:r>
          </w:p>
        </w:tc>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5</w:t>
            </w:r>
          </w:p>
        </w:tc>
      </w:tr>
      <w:tr>
        <w:trPr/>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40% cluster</w:t>
            </w:r>
          </w:p>
        </w:tc>
        <w:tc>
          <w:tcPr>
            <w:tcW w:w="1559"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coarse taxonomy</w:t>
            </w:r>
          </w:p>
        </w:tc>
        <w:tc>
          <w:tcPr>
            <w:tcW w:w="1561"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0.498</w:t>
            </w:r>
          </w:p>
        </w:tc>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0.447</w:t>
            </w:r>
          </w:p>
        </w:tc>
        <w:tc>
          <w:tcPr>
            <w:tcW w:w="1559"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0.550</w:t>
            </w:r>
          </w:p>
        </w:tc>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5</w:t>
            </w:r>
          </w:p>
        </w:tc>
      </w:tr>
      <w:tr>
        <w:trPr/>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30% cluster</w:t>
            </w:r>
          </w:p>
        </w:tc>
        <w:tc>
          <w:tcPr>
            <w:tcW w:w="1559"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full sequence</w:t>
            </w:r>
          </w:p>
        </w:tc>
        <w:tc>
          <w:tcPr>
            <w:tcW w:w="1561"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0.539</w:t>
            </w:r>
          </w:p>
        </w:tc>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0.480</w:t>
            </w:r>
          </w:p>
        </w:tc>
        <w:tc>
          <w:tcPr>
            <w:tcW w:w="1559"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0.600</w:t>
            </w:r>
          </w:p>
        </w:tc>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2</w:t>
            </w:r>
          </w:p>
        </w:tc>
      </w:tr>
      <w:tr>
        <w:trPr/>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30% cluster</w:t>
            </w:r>
          </w:p>
        </w:tc>
        <w:tc>
          <w:tcPr>
            <w:tcW w:w="1559"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interface sequence</w:t>
            </w:r>
          </w:p>
        </w:tc>
        <w:tc>
          <w:tcPr>
            <w:tcW w:w="1561"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0.552</w:t>
            </w:r>
          </w:p>
        </w:tc>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0.502</w:t>
            </w:r>
          </w:p>
        </w:tc>
        <w:tc>
          <w:tcPr>
            <w:tcW w:w="1559"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0.606</w:t>
            </w:r>
          </w:p>
        </w:tc>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2</w:t>
            </w:r>
          </w:p>
        </w:tc>
      </w:tr>
      <w:tr>
        <w:trPr/>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30% cluster</w:t>
            </w:r>
          </w:p>
        </w:tc>
        <w:tc>
          <w:tcPr>
            <w:tcW w:w="1559"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noninterface sequence</w:t>
            </w:r>
          </w:p>
        </w:tc>
        <w:tc>
          <w:tcPr>
            <w:tcW w:w="1561"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0.556</w:t>
            </w:r>
          </w:p>
        </w:tc>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0.500</w:t>
            </w:r>
          </w:p>
        </w:tc>
        <w:tc>
          <w:tcPr>
            <w:tcW w:w="1559"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0.613</w:t>
            </w:r>
          </w:p>
        </w:tc>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2</w:t>
            </w:r>
          </w:p>
        </w:tc>
      </w:tr>
      <w:tr>
        <w:trPr/>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30% cluster</w:t>
            </w:r>
          </w:p>
        </w:tc>
        <w:tc>
          <w:tcPr>
            <w:tcW w:w="1559"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endpoint geometry</w:t>
            </w:r>
          </w:p>
        </w:tc>
        <w:tc>
          <w:tcPr>
            <w:tcW w:w="1561"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0.517</w:t>
            </w:r>
          </w:p>
        </w:tc>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0.456</w:t>
            </w:r>
          </w:p>
        </w:tc>
        <w:tc>
          <w:tcPr>
            <w:tcW w:w="1559"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0.578</w:t>
            </w:r>
          </w:p>
        </w:tc>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2</w:t>
            </w:r>
          </w:p>
        </w:tc>
      </w:tr>
      <w:tr>
        <w:trPr/>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30% cluster</w:t>
            </w:r>
          </w:p>
        </w:tc>
        <w:tc>
          <w:tcPr>
            <w:tcW w:w="1559"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identity kNN</w:t>
            </w:r>
          </w:p>
        </w:tc>
        <w:tc>
          <w:tcPr>
            <w:tcW w:w="1561"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0.550</w:t>
            </w:r>
          </w:p>
        </w:tc>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0.494</w:t>
            </w:r>
          </w:p>
        </w:tc>
        <w:tc>
          <w:tcPr>
            <w:tcW w:w="1559"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0.605</w:t>
            </w:r>
          </w:p>
        </w:tc>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2</w:t>
            </w:r>
          </w:p>
        </w:tc>
      </w:tr>
      <w:tr>
        <w:trPr/>
        <w:tc>
          <w:tcPr>
            <w:tcW w:w="1560" w:type="dxa"/>
            <w:tcBorders>
              <w:top w:val="single" w:sz="2" w:space="0" w:color="E4E0EA"/>
              <w:bottom w:val="single" w:sz="4" w:space="0" w:color="B9B2C4"/>
            </w:tcBorders>
            <w:shd w:fill="FFFFFF" w:val="clear"/>
          </w:tcPr>
          <w:p>
            <w:pPr>
              <w:pStyle w:val="Normal"/>
              <w:spacing w:lineRule="auto" w:line="240" w:before="0" w:after="0"/>
              <w:rPr/>
            </w:pPr>
            <w:r>
              <w:rPr>
                <w:rFonts w:eastAsia="Times New Roman" w:cs="Arial"/>
                <w:b w:val="false"/>
                <w:bCs w:val="false"/>
                <w:sz w:val="16"/>
                <w:szCs w:val="16"/>
              </w:rPr>
              <w:t>30% cluster</w:t>
            </w:r>
          </w:p>
        </w:tc>
        <w:tc>
          <w:tcPr>
            <w:tcW w:w="1559" w:type="dxa"/>
            <w:tcBorders>
              <w:top w:val="single" w:sz="2" w:space="0" w:color="E4E0EA"/>
              <w:bottom w:val="single" w:sz="4" w:space="0" w:color="B9B2C4"/>
            </w:tcBorders>
            <w:shd w:fill="FFFFFF" w:val="clear"/>
          </w:tcPr>
          <w:p>
            <w:pPr>
              <w:pStyle w:val="Normal"/>
              <w:spacing w:lineRule="auto" w:line="240" w:before="0" w:after="0"/>
              <w:rPr/>
            </w:pPr>
            <w:r>
              <w:rPr>
                <w:rFonts w:eastAsia="Times New Roman" w:cs="Arial"/>
                <w:b w:val="false"/>
                <w:bCs w:val="false"/>
                <w:sz w:val="16"/>
                <w:szCs w:val="16"/>
              </w:rPr>
              <w:t>coarse taxonomy</w:t>
            </w:r>
          </w:p>
        </w:tc>
        <w:tc>
          <w:tcPr>
            <w:tcW w:w="1561" w:type="dxa"/>
            <w:tcBorders>
              <w:top w:val="single" w:sz="2" w:space="0" w:color="E4E0EA"/>
              <w:bottom w:val="single" w:sz="4" w:space="0" w:color="B9B2C4"/>
            </w:tcBorders>
            <w:shd w:fill="FFFFFF" w:val="clear"/>
          </w:tcPr>
          <w:p>
            <w:pPr>
              <w:pStyle w:val="Normal"/>
              <w:spacing w:lineRule="auto" w:line="240" w:before="0" w:after="0"/>
              <w:rPr/>
            </w:pPr>
            <w:r>
              <w:rPr>
                <w:rFonts w:eastAsia="Times New Roman" w:cs="Arial"/>
                <w:b w:val="false"/>
                <w:bCs w:val="false"/>
                <w:sz w:val="16"/>
                <w:szCs w:val="16"/>
              </w:rPr>
              <w:t>0.454</w:t>
            </w:r>
          </w:p>
        </w:tc>
        <w:tc>
          <w:tcPr>
            <w:tcW w:w="1560" w:type="dxa"/>
            <w:tcBorders>
              <w:top w:val="single" w:sz="2" w:space="0" w:color="E4E0EA"/>
              <w:bottom w:val="single" w:sz="4" w:space="0" w:color="B9B2C4"/>
            </w:tcBorders>
            <w:shd w:fill="FFFFFF" w:val="clear"/>
          </w:tcPr>
          <w:p>
            <w:pPr>
              <w:pStyle w:val="Normal"/>
              <w:spacing w:lineRule="auto" w:line="240" w:before="0" w:after="0"/>
              <w:rPr/>
            </w:pPr>
            <w:r>
              <w:rPr>
                <w:rFonts w:eastAsia="Times New Roman" w:cs="Arial"/>
                <w:b w:val="false"/>
                <w:bCs w:val="false"/>
                <w:sz w:val="16"/>
                <w:szCs w:val="16"/>
              </w:rPr>
              <w:t>0.405</w:t>
            </w:r>
          </w:p>
        </w:tc>
        <w:tc>
          <w:tcPr>
            <w:tcW w:w="1559" w:type="dxa"/>
            <w:tcBorders>
              <w:top w:val="single" w:sz="2" w:space="0" w:color="E4E0EA"/>
              <w:bottom w:val="single" w:sz="4" w:space="0" w:color="B9B2C4"/>
            </w:tcBorders>
            <w:shd w:fill="FFFFFF" w:val="clear"/>
          </w:tcPr>
          <w:p>
            <w:pPr>
              <w:pStyle w:val="Normal"/>
              <w:spacing w:lineRule="auto" w:line="240" w:before="0" w:after="0"/>
              <w:rPr/>
            </w:pPr>
            <w:r>
              <w:rPr>
                <w:rFonts w:eastAsia="Times New Roman" w:cs="Arial"/>
                <w:b w:val="false"/>
                <w:bCs w:val="false"/>
                <w:sz w:val="16"/>
                <w:szCs w:val="16"/>
              </w:rPr>
              <w:t>0.504</w:t>
            </w:r>
          </w:p>
        </w:tc>
        <w:tc>
          <w:tcPr>
            <w:tcW w:w="1560" w:type="dxa"/>
            <w:tcBorders>
              <w:top w:val="single" w:sz="2" w:space="0" w:color="E4E0EA"/>
              <w:bottom w:val="single" w:sz="4" w:space="0" w:color="B9B2C4"/>
            </w:tcBorders>
            <w:shd w:fill="FFFFFF" w:val="clear"/>
          </w:tcPr>
          <w:p>
            <w:pPr>
              <w:pStyle w:val="Normal"/>
              <w:spacing w:lineRule="auto" w:line="240" w:before="0" w:after="0"/>
              <w:rPr/>
            </w:pPr>
            <w:r>
              <w:rPr>
                <w:rFonts w:eastAsia="Times New Roman" w:cs="Arial"/>
                <w:b w:val="false"/>
                <w:bCs w:val="false"/>
                <w:sz w:val="16"/>
                <w:szCs w:val="16"/>
              </w:rPr>
              <w:t>2</w:t>
            </w:r>
          </w:p>
        </w:tc>
      </w:tr>
    </w:tbl>
    <w:p>
      <w:pPr>
        <w:pStyle w:val="Normal"/>
        <w:spacing w:lineRule="exact" w:line="290" w:before="0" w:after="180"/>
        <w:jc w:val="both"/>
        <w:rPr/>
      </w:pPr>
      <w:r>
        <w:rPr/>
      </w:r>
    </w:p>
    <w:p>
      <w:pPr>
        <w:pStyle w:val="Heading2"/>
        <w:spacing w:lineRule="exact" w:line="250" w:before="140" w:after="100"/>
        <w:jc w:val="both"/>
        <w:rPr>
          <w:del w:id="3246" w:author="Hossein Batebi" w:date="2026-09-26T00:00:00Z"/>
        </w:rPr>
      </w:pPr>
      <w:del w:id="3245" w:author="Hossein Batebi" w:date="2026-09-26T00:00:00Z">
        <w:r>
          <w:rPr>
            <w:rFonts w:eastAsia="Times New Roman"/>
            <w:b/>
            <w:i w:val="false"/>
          </w:rPr>
          <w:delText xml:space="preserve">Table S16 | Decisive paired representation differences.</w:delText>
        </w:r>
      </w:del>
    </w:p>
    <w:p>
      <w:pPr>
        <w:pStyle w:val="Heading2"/>
        <w:spacing w:lineRule="exact" w:line="250" w:before="140" w:after="100"/>
        <w:jc w:val="both"/>
        <w:rPr>
          <w:ins w:id="1277" w:author="Hossein Batebi" w:date="2026-09-26T00:00:00Z"/>
        </w:rPr>
      </w:pPr>
      <w:ins w:id="1276" w:author="Hossein Batebi" w:date="2026-09-26T00:00:00Z">
        <w:r>
          <w:t>Table S16 | Paired representation differences. Negative full-sequence-minus-geometry values favour geometry. The 50% identity interval excludes zero; the 40% and 30% intervals do not. Only two valid folds were available at 30% identity.</w:t>
        </w:r>
      </w:ins>
    </w:p>
    <w:tbl>
      <w:tblPr>
        <w:tblW w:w="9360" w:type="dxa"/>
        <w:jc w:val="left"/>
        <w:tblInd w:w="0" w:type="dxa"/>
        <w:tblLayout w:type="fixed"/>
        <w:tblCellMar>
          <w:top w:w="50" w:type="dxa"/>
          <w:left w:w="90" w:type="dxa"/>
          <w:bottom w:w="50" w:type="dxa"/>
          <w:right w:w="90" w:type="dxa"/>
        </w:tblCellMar>
      </w:tblPr>
      <w:tblGrid>
        <w:gridCol w:w="1560"/>
        <w:gridCol w:w="1559"/>
        <w:gridCol w:w="1561"/>
        <w:gridCol w:w="1560"/>
        <w:gridCol w:w="1559"/>
        <w:gridCol w:w="1560"/>
      </w:tblGrid>
      <w:tr>
        <w:trPr>
          <w:tblHeader w:val="true"/>
        </w:trPr>
        <w:tc>
          <w:tcPr>
            <w:tcW w:w="1560" w:type="dxa"/>
            <w:tcBorders>
              <w:top w:val="single" w:sz="4" w:space="0" w:color="B9B2C4"/>
              <w:bottom w:val="single" w:sz="2" w:space="0" w:color="E4E0EA"/>
            </w:tcBorders>
            <w:shd w:fill="F2EEF4" w:val="clear"/>
          </w:tcPr>
          <w:p>
            <w:pPr>
              <w:pStyle w:val="Normal"/>
              <w:spacing w:lineRule="auto" w:line="240" w:before="0" w:after="0"/>
              <w:rPr/>
            </w:pPr>
            <w:r>
              <w:rPr>
                <w:rFonts w:eastAsia="Times New Roman" w:cs="Arial"/>
                <w:b/>
                <w:bCs/>
                <w:sz w:val="17"/>
                <w:szCs w:val="16"/>
              </w:rPr>
              <w:t>Validation</w:t>
            </w:r>
          </w:p>
        </w:tc>
        <w:tc>
          <w:tcPr>
            <w:tcW w:w="1559" w:type="dxa"/>
            <w:tcBorders>
              <w:top w:val="single" w:sz="4" w:space="0" w:color="B9B2C4"/>
              <w:bottom w:val="single" w:sz="2" w:space="0" w:color="E4E0EA"/>
            </w:tcBorders>
            <w:shd w:fill="F2EEF4" w:val="clear"/>
          </w:tcPr>
          <w:p>
            <w:pPr>
              <w:pStyle w:val="Normal"/>
              <w:spacing w:lineRule="auto" w:line="240" w:before="0" w:after="0"/>
              <w:rPr/>
            </w:pPr>
            <w:r>
              <w:rPr>
                <w:rFonts w:eastAsia="Times New Roman" w:cs="Arial"/>
                <w:b/>
                <w:bCs/>
                <w:sz w:val="17"/>
                <w:szCs w:val="16"/>
              </w:rPr>
              <w:t>Comparison</w:t>
            </w:r>
          </w:p>
        </w:tc>
        <w:tc>
          <w:tcPr>
            <w:tcW w:w="1561" w:type="dxa"/>
            <w:tcBorders>
              <w:top w:val="single" w:sz="4" w:space="0" w:color="B9B2C4"/>
              <w:bottom w:val="single" w:sz="2" w:space="0" w:color="E4E0EA"/>
            </w:tcBorders>
            <w:shd w:fill="F2EEF4" w:val="clear"/>
          </w:tcPr>
          <w:p>
            <w:pPr>
              <w:pStyle w:val="Normal"/>
              <w:spacing w:lineRule="auto" w:line="240" w:before="0" w:after="0"/>
              <w:rPr/>
            </w:pPr>
            <w:r>
              <w:rPr>
                <w:rFonts w:eastAsia="Times New Roman" w:cs="Arial"/>
                <w:b/>
                <w:bCs/>
                <w:sz w:val="17"/>
                <w:szCs w:val="16"/>
              </w:rPr>
              <w:t>ΔAUC</w:t>
            </w:r>
          </w:p>
        </w:tc>
        <w:tc>
          <w:tcPr>
            <w:tcW w:w="1560" w:type="dxa"/>
            <w:tcBorders>
              <w:top w:val="single" w:sz="4" w:space="0" w:color="B9B2C4"/>
              <w:bottom w:val="single" w:sz="2" w:space="0" w:color="E4E0EA"/>
            </w:tcBorders>
            <w:shd w:fill="F2EEF4" w:val="clear"/>
          </w:tcPr>
          <w:p>
            <w:pPr>
              <w:pStyle w:val="Normal"/>
              <w:spacing w:lineRule="auto" w:line="240" w:before="0" w:after="0"/>
              <w:rPr/>
            </w:pPr>
            <w:r>
              <w:rPr>
                <w:rFonts w:eastAsia="Times New Roman" w:cs="Arial"/>
                <w:b/>
                <w:bCs/>
                <w:sz w:val="17"/>
                <w:szCs w:val="16"/>
              </w:rPr>
              <w:t>CI low</w:t>
            </w:r>
          </w:p>
        </w:tc>
        <w:tc>
          <w:tcPr>
            <w:tcW w:w="1559" w:type="dxa"/>
            <w:tcBorders>
              <w:top w:val="single" w:sz="4" w:space="0" w:color="B9B2C4"/>
              <w:bottom w:val="single" w:sz="2" w:space="0" w:color="E4E0EA"/>
            </w:tcBorders>
            <w:shd w:fill="F2EEF4" w:val="clear"/>
          </w:tcPr>
          <w:p>
            <w:pPr>
              <w:pStyle w:val="Normal"/>
              <w:spacing w:lineRule="auto" w:line="240" w:before="0" w:after="0"/>
              <w:rPr/>
            </w:pPr>
            <w:r>
              <w:rPr>
                <w:rFonts w:eastAsia="Times New Roman" w:cs="Arial"/>
                <w:b/>
                <w:bCs/>
                <w:sz w:val="17"/>
                <w:szCs w:val="16"/>
              </w:rPr>
              <w:t>CI high</w:t>
            </w:r>
          </w:p>
        </w:tc>
        <w:tc>
          <w:tcPr>
            <w:tcW w:w="1560" w:type="dxa"/>
            <w:tcBorders>
              <w:top w:val="single" w:sz="4" w:space="0" w:color="B9B2C4"/>
              <w:bottom w:val="single" w:sz="2" w:space="0" w:color="E4E0EA"/>
            </w:tcBorders>
            <w:shd w:fill="F2EEF4" w:val="clear"/>
          </w:tcPr>
          <w:p>
            <w:pPr>
              <w:pStyle w:val="Normal"/>
              <w:spacing w:lineRule="auto" w:line="240" w:before="0" w:after="0"/>
              <w:rPr/>
            </w:pPr>
            <w:r>
              <w:rPr>
                <w:rFonts w:eastAsia="Times New Roman" w:cs="Arial"/>
                <w:b/>
                <w:bCs/>
                <w:sz w:val="17"/>
                <w:szCs w:val="16"/>
              </w:rPr>
              <w:t>Δ log loss</w:t>
            </w:r>
          </w:p>
        </w:tc>
      </w:tr>
      <w:tr>
        <w:trPr/>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Receptor grouped</w:t>
            </w:r>
          </w:p>
        </w:tc>
        <w:tc>
          <w:tcPr>
            <w:tcW w:w="1559"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Full sequence minus geometry</w:t>
            </w:r>
          </w:p>
        </w:tc>
        <w:tc>
          <w:tcPr>
            <w:tcW w:w="1561"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0.014</w:t>
            </w:r>
          </w:p>
        </w:tc>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-0.037</w:t>
            </w:r>
          </w:p>
        </w:tc>
        <w:tc>
          <w:tcPr>
            <w:tcW w:w="1559"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0.065</w:t>
            </w:r>
          </w:p>
        </w:tc>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-0.062</w:t>
            </w:r>
          </w:p>
        </w:tc>
      </w:tr>
      <w:tr>
        <w:trPr/>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Receptor grouped</w:t>
            </w:r>
          </w:p>
        </w:tc>
        <w:tc>
          <w:tcPr>
            <w:tcW w:w="1559"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Interface minus noninterface</w:t>
            </w:r>
          </w:p>
        </w:tc>
        <w:tc>
          <w:tcPr>
            <w:tcW w:w="1561"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0.042</w:t>
            </w:r>
          </w:p>
        </w:tc>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-0.005</w:t>
            </w:r>
          </w:p>
        </w:tc>
        <w:tc>
          <w:tcPr>
            <w:tcW w:w="1559"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0.090</w:t>
            </w:r>
          </w:p>
        </w:tc>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0.048</w:t>
            </w:r>
          </w:p>
        </w:tc>
      </w:tr>
      <w:tr>
        <w:trPr/>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Receptor grouped</w:t>
            </w:r>
          </w:p>
        </w:tc>
        <w:tc>
          <w:tcPr>
            <w:tcW w:w="1559"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Interface minus identity kNN</w:t>
            </w:r>
          </w:p>
        </w:tc>
        <w:tc>
          <w:tcPr>
            <w:tcW w:w="1561"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-0.023</w:t>
            </w:r>
          </w:p>
        </w:tc>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-0.063</w:t>
            </w:r>
          </w:p>
        </w:tc>
        <w:tc>
          <w:tcPr>
            <w:tcW w:w="1559"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0.019</w:t>
            </w:r>
          </w:p>
        </w:tc>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0.113</w:t>
            </w:r>
          </w:p>
        </w:tc>
      </w:tr>
      <w:tr>
        <w:trPr/>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30% cluster</w:t>
            </w:r>
          </w:p>
        </w:tc>
        <w:tc>
          <w:tcPr>
            <w:tcW w:w="1559"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Full sequence minus geometry</w:t>
            </w:r>
          </w:p>
        </w:tc>
        <w:tc>
          <w:tcPr>
            <w:tcW w:w="1561"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0.022</w:t>
            </w:r>
          </w:p>
        </w:tc>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-0.061</w:t>
            </w:r>
          </w:p>
        </w:tc>
        <w:tc>
          <w:tcPr>
            <w:tcW w:w="1559"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0.101</w:t>
            </w:r>
          </w:p>
        </w:tc>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-0.020</w:t>
            </w:r>
          </w:p>
        </w:tc>
      </w:tr>
      <w:tr>
        <w:trPr/>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30% cluster</w:t>
            </w:r>
          </w:p>
        </w:tc>
        <w:tc>
          <w:tcPr>
            <w:tcW w:w="1559"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Interface minus noninterface</w:t>
            </w:r>
          </w:p>
        </w:tc>
        <w:tc>
          <w:tcPr>
            <w:tcW w:w="1561"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-0.004</w:t>
            </w:r>
          </w:p>
        </w:tc>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-0.068</w:t>
            </w:r>
          </w:p>
        </w:tc>
        <w:tc>
          <w:tcPr>
            <w:tcW w:w="1559"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0.062</w:t>
            </w:r>
          </w:p>
        </w:tc>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-0.321</w:t>
            </w:r>
          </w:p>
        </w:tc>
      </w:tr>
      <w:tr>
        <w:trPr/>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30% cluster</w:t>
            </w:r>
          </w:p>
        </w:tc>
        <w:tc>
          <w:tcPr>
            <w:tcW w:w="1559"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Interface minus identity kNN</w:t>
            </w:r>
          </w:p>
        </w:tc>
        <w:tc>
          <w:tcPr>
            <w:tcW w:w="1561"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0.002</w:t>
            </w:r>
          </w:p>
        </w:tc>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-0.052</w:t>
            </w:r>
          </w:p>
        </w:tc>
        <w:tc>
          <w:tcPr>
            <w:tcW w:w="1559"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0.055</w:t>
            </w:r>
          </w:p>
        </w:tc>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-0.161</w:t>
            </w:r>
          </w:p>
        </w:tc>
      </w:tr>
      <w:tr>
        <w:trPr/>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40% cluster</w:t>
            </w:r>
          </w:p>
        </w:tc>
        <w:tc>
          <w:tcPr>
            <w:tcW w:w="1559"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Full sequence minus geometry</w:t>
            </w:r>
          </w:p>
        </w:tc>
        <w:tc>
          <w:tcPr>
            <w:tcW w:w="1561"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-0.070</w:t>
            </w:r>
          </w:p>
        </w:tc>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-0.141</w:t>
            </w:r>
          </w:p>
        </w:tc>
        <w:tc>
          <w:tcPr>
            <w:tcW w:w="1559"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0.004</w:t>
            </w:r>
          </w:p>
        </w:tc>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0.189</w:t>
            </w:r>
          </w:p>
        </w:tc>
      </w:tr>
      <w:tr>
        <w:trPr/>
        <w:tc>
          <w:tcPr>
            <w:tcW w:w="1560" w:type="dxa"/>
            <w:tcBorders>
              <w:top w:val="single" w:sz="2" w:space="0" w:color="E4E0EA"/>
              <w:bottom w:val="single" w:sz="4" w:space="0" w:color="B9B2C4"/>
            </w:tcBorders>
            <w:shd w:fill="FFFFFF" w:val="clear"/>
          </w:tcPr>
          <w:p>
            <w:pPr>
              <w:pStyle w:val="Normal"/>
              <w:spacing w:lineRule="auto" w:line="240" w:before="0" w:after="0"/>
              <w:rPr/>
            </w:pPr>
            <w:r>
              <w:rPr>
                <w:rFonts w:eastAsia="Times New Roman" w:cs="Arial"/>
                <w:b w:val="false"/>
                <w:bCs w:val="false"/>
                <w:sz w:val="16"/>
                <w:szCs w:val="16"/>
              </w:rPr>
              <w:t>50% cluster</w:t>
            </w:r>
          </w:p>
        </w:tc>
        <w:tc>
          <w:tcPr>
            <w:tcW w:w="1559" w:type="dxa"/>
            <w:tcBorders>
              <w:top w:val="single" w:sz="2" w:space="0" w:color="E4E0EA"/>
              <w:bottom w:val="single" w:sz="4" w:space="0" w:color="B9B2C4"/>
            </w:tcBorders>
            <w:shd w:fill="FFFFFF" w:val="clear"/>
          </w:tcPr>
          <w:p>
            <w:pPr>
              <w:pStyle w:val="Normal"/>
              <w:spacing w:lineRule="auto" w:line="240" w:before="0" w:after="0"/>
              <w:rPr/>
            </w:pPr>
            <w:r>
              <w:rPr>
                <w:rFonts w:eastAsia="Times New Roman" w:cs="Arial"/>
                <w:b w:val="false"/>
                <w:bCs w:val="false"/>
                <w:sz w:val="16"/>
                <w:szCs w:val="16"/>
              </w:rPr>
              <w:t>Full sequence minus geometry</w:t>
            </w:r>
          </w:p>
        </w:tc>
        <w:tc>
          <w:tcPr>
            <w:tcW w:w="1561" w:type="dxa"/>
            <w:tcBorders>
              <w:top w:val="single" w:sz="2" w:space="0" w:color="E4E0EA"/>
              <w:bottom w:val="single" w:sz="4" w:space="0" w:color="B9B2C4"/>
            </w:tcBorders>
            <w:shd w:fill="FFFFFF" w:val="clear"/>
          </w:tcPr>
          <w:p>
            <w:pPr>
              <w:pStyle w:val="Normal"/>
              <w:spacing w:lineRule="auto" w:line="240" w:before="0" w:after="0"/>
              <w:rPr/>
            </w:pPr>
            <w:r>
              <w:rPr>
                <w:rFonts w:eastAsia="Times New Roman" w:cs="Arial"/>
                <w:b w:val="false"/>
                <w:bCs w:val="false"/>
                <w:sz w:val="16"/>
                <w:szCs w:val="16"/>
              </w:rPr>
              <w:t>-0.093</w:t>
            </w:r>
          </w:p>
        </w:tc>
        <w:tc>
          <w:tcPr>
            <w:tcW w:w="1560" w:type="dxa"/>
            <w:tcBorders>
              <w:top w:val="single" w:sz="2" w:space="0" w:color="E4E0EA"/>
              <w:bottom w:val="single" w:sz="4" w:space="0" w:color="B9B2C4"/>
            </w:tcBorders>
            <w:shd w:fill="FFFFFF" w:val="clear"/>
          </w:tcPr>
          <w:p>
            <w:pPr>
              <w:pStyle w:val="Normal"/>
              <w:spacing w:lineRule="auto" w:line="240" w:before="0" w:after="0"/>
              <w:rPr/>
            </w:pPr>
            <w:r>
              <w:rPr>
                <w:rFonts w:eastAsia="Times New Roman" w:cs="Arial"/>
                <w:b w:val="false"/>
                <w:bCs w:val="false"/>
                <w:sz w:val="16"/>
                <w:szCs w:val="16"/>
              </w:rPr>
              <w:t>-0.162</w:t>
            </w:r>
          </w:p>
        </w:tc>
        <w:tc>
          <w:tcPr>
            <w:tcW w:w="1559" w:type="dxa"/>
            <w:tcBorders>
              <w:top w:val="single" w:sz="2" w:space="0" w:color="E4E0EA"/>
              <w:bottom w:val="single" w:sz="4" w:space="0" w:color="B9B2C4"/>
            </w:tcBorders>
            <w:shd w:fill="FFFFFF" w:val="clear"/>
          </w:tcPr>
          <w:p>
            <w:pPr>
              <w:pStyle w:val="Normal"/>
              <w:spacing w:lineRule="auto" w:line="240" w:before="0" w:after="0"/>
              <w:rPr/>
            </w:pPr>
            <w:r>
              <w:rPr>
                <w:rFonts w:eastAsia="Times New Roman" w:cs="Arial"/>
                <w:b w:val="false"/>
                <w:bCs w:val="false"/>
                <w:sz w:val="16"/>
                <w:szCs w:val="16"/>
              </w:rPr>
              <w:t>-0.025</w:t>
            </w:r>
          </w:p>
        </w:tc>
        <w:tc>
          <w:tcPr>
            <w:tcW w:w="1560" w:type="dxa"/>
            <w:tcBorders>
              <w:top w:val="single" w:sz="2" w:space="0" w:color="E4E0EA"/>
              <w:bottom w:val="single" w:sz="4" w:space="0" w:color="B9B2C4"/>
            </w:tcBorders>
            <w:shd w:fill="FFFFFF" w:val="clear"/>
          </w:tcPr>
          <w:p>
            <w:pPr>
              <w:pStyle w:val="Normal"/>
              <w:spacing w:lineRule="auto" w:line="240" w:before="0" w:after="0"/>
              <w:rPr/>
            </w:pPr>
            <w:r>
              <w:rPr>
                <w:rFonts w:eastAsia="Times New Roman" w:cs="Arial"/>
                <w:b w:val="false"/>
                <w:bCs w:val="false"/>
                <w:sz w:val="16"/>
                <w:szCs w:val="16"/>
              </w:rPr>
              <w:t>0.098</w:t>
            </w:r>
          </w:p>
        </w:tc>
      </w:tr>
    </w:tbl>
    <w:p>
      <w:pPr>
        <w:pStyle w:val="Normal"/>
        <w:spacing w:lineRule="exact" w:line="290" w:before="0" w:after="180"/>
        <w:jc w:val="both"/>
        <w:rPr/>
      </w:pPr>
      <w:r>
        <w:rPr/>
      </w:r>
    </w:p>
    <w:p>
      <w:pPr>
        <w:pStyle w:val="Heading2"/>
        <w:spacing w:lineRule="exact" w:line="250" w:before="140" w:after="100"/>
        <w:jc w:val="both"/>
        <w:rPr/>
      </w:pPr>
      <w:r>
        <w:rPr>
          <w:rFonts w:eastAsia="Times New Roman"/>
          <w:b/>
          <w:i w:val="false"/>
        </w:rPr>
        <w:t>Table S17 | Interface matched and scrambling controls.</w:t>
      </w:r>
    </w:p>
    <w:tbl>
      <w:tblPr>
        <w:tblW w:w="9360" w:type="dxa"/>
        <w:jc w:val="left"/>
        <w:tblInd w:w="0" w:type="dxa"/>
        <w:tblLayout w:type="fixed"/>
        <w:tblCellMar>
          <w:top w:w="50" w:type="dxa"/>
          <w:left w:w="90" w:type="dxa"/>
          <w:bottom w:w="50" w:type="dxa"/>
          <w:right w:w="90" w:type="dxa"/>
        </w:tblCellMar>
      </w:tblPr>
      <w:tblGrid>
        <w:gridCol w:w="1560"/>
        <w:gridCol w:w="1559"/>
        <w:gridCol w:w="1561"/>
        <w:gridCol w:w="1560"/>
        <w:gridCol w:w="1559"/>
        <w:gridCol w:w="1560"/>
      </w:tblGrid>
      <w:tr>
        <w:trPr>
          <w:tblHeader w:val="true"/>
        </w:trPr>
        <w:tc>
          <w:tcPr>
            <w:tcW w:w="1560" w:type="dxa"/>
            <w:tcBorders>
              <w:top w:val="single" w:sz="4" w:space="0" w:color="B9B2C4"/>
              <w:bottom w:val="single" w:sz="2" w:space="0" w:color="E4E0EA"/>
            </w:tcBorders>
            <w:shd w:fill="F2EEF4" w:val="clear"/>
          </w:tcPr>
          <w:p>
            <w:pPr>
              <w:pStyle w:val="Normal"/>
              <w:spacing w:lineRule="auto" w:line="240" w:before="0" w:after="0"/>
              <w:rPr/>
            </w:pPr>
            <w:r>
              <w:rPr>
                <w:rFonts w:eastAsia="Times New Roman" w:cs="Arial"/>
                <w:b/>
                <w:bCs/>
                <w:sz w:val="17"/>
                <w:szCs w:val="16"/>
              </w:rPr>
              <w:t>Validation</w:t>
            </w:r>
          </w:p>
        </w:tc>
        <w:tc>
          <w:tcPr>
            <w:tcW w:w="1559" w:type="dxa"/>
            <w:tcBorders>
              <w:top w:val="single" w:sz="4" w:space="0" w:color="B9B2C4"/>
              <w:bottom w:val="single" w:sz="2" w:space="0" w:color="E4E0EA"/>
            </w:tcBorders>
            <w:shd w:fill="F2EEF4" w:val="clear"/>
          </w:tcPr>
          <w:p>
            <w:pPr>
              <w:pStyle w:val="Normal"/>
              <w:spacing w:lineRule="auto" w:line="240" w:before="0" w:after="0"/>
              <w:rPr/>
            </w:pPr>
            <w:r>
              <w:rPr>
                <w:rFonts w:eastAsia="Times New Roman" w:cs="Arial"/>
                <w:b/>
                <w:bCs/>
                <w:sz w:val="17"/>
                <w:szCs w:val="16"/>
              </w:rPr>
              <w:t>Control</w:t>
            </w:r>
          </w:p>
        </w:tc>
        <w:tc>
          <w:tcPr>
            <w:tcW w:w="1561" w:type="dxa"/>
            <w:tcBorders>
              <w:top w:val="single" w:sz="4" w:space="0" w:color="B9B2C4"/>
              <w:bottom w:val="single" w:sz="2" w:space="0" w:color="E4E0EA"/>
            </w:tcBorders>
            <w:shd w:fill="F2EEF4" w:val="clear"/>
          </w:tcPr>
          <w:p>
            <w:pPr>
              <w:pStyle w:val="Normal"/>
              <w:spacing w:lineRule="auto" w:line="240" w:before="0" w:after="0"/>
              <w:rPr/>
            </w:pPr>
            <w:r>
              <w:rPr>
                <w:rFonts w:eastAsia="Times New Roman" w:cs="Arial"/>
                <w:b/>
                <w:bCs/>
                <w:sz w:val="17"/>
                <w:szCs w:val="16"/>
              </w:rPr>
              <w:t>Iterations</w:t>
            </w:r>
          </w:p>
        </w:tc>
        <w:tc>
          <w:tcPr>
            <w:tcW w:w="1560" w:type="dxa"/>
            <w:tcBorders>
              <w:top w:val="single" w:sz="4" w:space="0" w:color="B9B2C4"/>
              <w:bottom w:val="single" w:sz="2" w:space="0" w:color="E4E0EA"/>
            </w:tcBorders>
            <w:shd w:fill="F2EEF4" w:val="clear"/>
          </w:tcPr>
          <w:p>
            <w:pPr>
              <w:pStyle w:val="Normal"/>
              <w:spacing w:lineRule="auto" w:line="240" w:before="0" w:after="0"/>
              <w:rPr/>
            </w:pPr>
            <w:r>
              <w:rPr>
                <w:rFonts w:eastAsia="Times New Roman" w:cs="Arial"/>
                <w:b/>
                <w:bCs/>
                <w:sz w:val="17"/>
                <w:szCs w:val="16"/>
              </w:rPr>
              <w:t>Mean AUC</w:t>
            </w:r>
          </w:p>
        </w:tc>
        <w:tc>
          <w:tcPr>
            <w:tcW w:w="1559" w:type="dxa"/>
            <w:tcBorders>
              <w:top w:val="single" w:sz="4" w:space="0" w:color="B9B2C4"/>
              <w:bottom w:val="single" w:sz="2" w:space="0" w:color="E4E0EA"/>
            </w:tcBorders>
            <w:shd w:fill="F2EEF4" w:val="clear"/>
          </w:tcPr>
          <w:p>
            <w:pPr>
              <w:pStyle w:val="Normal"/>
              <w:spacing w:lineRule="auto" w:line="240" w:before="0" w:after="0"/>
              <w:rPr/>
            </w:pPr>
            <w:r>
              <w:rPr>
                <w:rFonts w:eastAsia="Times New Roman" w:cs="Arial"/>
                <w:b/>
                <w:bCs/>
                <w:sz w:val="17"/>
                <w:szCs w:val="16"/>
              </w:rPr>
              <w:t>Interval low</w:t>
            </w:r>
          </w:p>
        </w:tc>
        <w:tc>
          <w:tcPr>
            <w:tcW w:w="1560" w:type="dxa"/>
            <w:tcBorders>
              <w:top w:val="single" w:sz="4" w:space="0" w:color="B9B2C4"/>
              <w:bottom w:val="single" w:sz="2" w:space="0" w:color="E4E0EA"/>
            </w:tcBorders>
            <w:shd w:fill="F2EEF4" w:val="clear"/>
          </w:tcPr>
          <w:p>
            <w:pPr>
              <w:pStyle w:val="Normal"/>
              <w:spacing w:lineRule="auto" w:line="240" w:before="0" w:after="0"/>
              <w:rPr/>
            </w:pPr>
            <w:r>
              <w:rPr>
                <w:rFonts w:eastAsia="Times New Roman" w:cs="Arial"/>
                <w:b/>
                <w:bCs/>
                <w:sz w:val="17"/>
                <w:szCs w:val="16"/>
              </w:rPr>
              <w:t>Interval high</w:t>
            </w:r>
          </w:p>
        </w:tc>
      </w:tr>
      <w:tr>
        <w:trPr/>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Receptor grouped</w:t>
            </w:r>
          </w:p>
        </w:tc>
        <w:tc>
          <w:tcPr>
            <w:tcW w:w="1559"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Interface fixed L2</w:t>
            </w:r>
          </w:p>
        </w:tc>
        <w:tc>
          <w:tcPr>
            <w:tcW w:w="1561"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1</w:t>
            </w:r>
          </w:p>
        </w:tc>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0.803</w:t>
            </w:r>
          </w:p>
        </w:tc>
        <w:tc>
          <w:tcPr>
            <w:tcW w:w="1559"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0.803</w:t>
            </w:r>
          </w:p>
        </w:tc>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0.803</w:t>
            </w:r>
          </w:p>
        </w:tc>
      </w:tr>
      <w:tr>
        <w:trPr/>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30% cluster</w:t>
            </w:r>
          </w:p>
        </w:tc>
        <w:tc>
          <w:tcPr>
            <w:tcW w:w="1559"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Interface fixed L2</w:t>
            </w:r>
          </w:p>
        </w:tc>
        <w:tc>
          <w:tcPr>
            <w:tcW w:w="1561"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1</w:t>
            </w:r>
          </w:p>
        </w:tc>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0.545</w:t>
            </w:r>
          </w:p>
        </w:tc>
        <w:tc>
          <w:tcPr>
            <w:tcW w:w="1559"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0.545</w:t>
            </w:r>
          </w:p>
        </w:tc>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0.545</w:t>
            </w:r>
          </w:p>
        </w:tc>
      </w:tr>
      <w:tr>
        <w:trPr/>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Receptor grouped</w:t>
            </w:r>
          </w:p>
        </w:tc>
        <w:tc>
          <w:tcPr>
            <w:tcW w:w="1559"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Matched noninterface</w:t>
            </w:r>
          </w:p>
        </w:tc>
        <w:tc>
          <w:tcPr>
            <w:tcW w:w="1561"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50</w:t>
            </w:r>
          </w:p>
        </w:tc>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0.746</w:t>
            </w:r>
          </w:p>
        </w:tc>
        <w:tc>
          <w:tcPr>
            <w:tcW w:w="1559"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0.717</w:t>
            </w:r>
          </w:p>
        </w:tc>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0.770</w:t>
            </w:r>
          </w:p>
        </w:tc>
      </w:tr>
      <w:tr>
        <w:trPr/>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30% cluster</w:t>
            </w:r>
          </w:p>
        </w:tc>
        <w:tc>
          <w:tcPr>
            <w:tcW w:w="1559"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Matched noninterface</w:t>
            </w:r>
          </w:p>
        </w:tc>
        <w:tc>
          <w:tcPr>
            <w:tcW w:w="1561"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50</w:t>
            </w:r>
          </w:p>
        </w:tc>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0.539</w:t>
            </w:r>
          </w:p>
        </w:tc>
        <w:tc>
          <w:tcPr>
            <w:tcW w:w="1559"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0.539</w:t>
            </w:r>
          </w:p>
        </w:tc>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0.539</w:t>
            </w:r>
          </w:p>
        </w:tc>
      </w:tr>
      <w:tr>
        <w:trPr/>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Receptor grouped</w:t>
            </w:r>
          </w:p>
        </w:tc>
        <w:tc>
          <w:tcPr>
            <w:tcW w:w="1559"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Across receptor shuffle</w:t>
            </w:r>
          </w:p>
        </w:tc>
        <w:tc>
          <w:tcPr>
            <w:tcW w:w="1561"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50</w:t>
            </w:r>
          </w:p>
        </w:tc>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0.500</w:t>
            </w:r>
          </w:p>
        </w:tc>
        <w:tc>
          <w:tcPr>
            <w:tcW w:w="1559"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0.464</w:t>
            </w:r>
          </w:p>
        </w:tc>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0.545</w:t>
            </w:r>
          </w:p>
        </w:tc>
      </w:tr>
      <w:tr>
        <w:trPr/>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30% cluster</w:t>
            </w:r>
          </w:p>
        </w:tc>
        <w:tc>
          <w:tcPr>
            <w:tcW w:w="1559"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Across receptor shuffle</w:t>
            </w:r>
          </w:p>
        </w:tc>
        <w:tc>
          <w:tcPr>
            <w:tcW w:w="1561"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50</w:t>
            </w:r>
          </w:p>
        </w:tc>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0.490</w:t>
            </w:r>
          </w:p>
        </w:tc>
        <w:tc>
          <w:tcPr>
            <w:tcW w:w="1559"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0.447</w:t>
            </w:r>
          </w:p>
        </w:tc>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0.543</w:t>
            </w:r>
          </w:p>
        </w:tc>
      </w:tr>
      <w:tr>
        <w:trPr/>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Receptor grouped</w:t>
            </w:r>
          </w:p>
        </w:tc>
        <w:tc>
          <w:tcPr>
            <w:tcW w:w="1559"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Within receptor shuffle</w:t>
            </w:r>
          </w:p>
        </w:tc>
        <w:tc>
          <w:tcPr>
            <w:tcW w:w="1561"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50</w:t>
            </w:r>
          </w:p>
        </w:tc>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0.535</w:t>
            </w:r>
          </w:p>
        </w:tc>
        <w:tc>
          <w:tcPr>
            <w:tcW w:w="1559"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0.499</w:t>
            </w:r>
          </w:p>
        </w:tc>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0.580</w:t>
            </w:r>
          </w:p>
        </w:tc>
      </w:tr>
      <w:tr>
        <w:trPr/>
        <w:tc>
          <w:tcPr>
            <w:tcW w:w="1560" w:type="dxa"/>
            <w:tcBorders>
              <w:top w:val="single" w:sz="2" w:space="0" w:color="E4E0EA"/>
              <w:bottom w:val="single" w:sz="4" w:space="0" w:color="B9B2C4"/>
            </w:tcBorders>
            <w:shd w:fill="FFFFFF" w:val="clear"/>
          </w:tcPr>
          <w:p>
            <w:pPr>
              <w:pStyle w:val="Normal"/>
              <w:spacing w:lineRule="auto" w:line="240" w:before="0" w:after="0"/>
              <w:rPr/>
            </w:pPr>
            <w:r>
              <w:rPr>
                <w:rFonts w:eastAsia="Times New Roman" w:cs="Arial"/>
                <w:b w:val="false"/>
                <w:bCs w:val="false"/>
                <w:sz w:val="16"/>
                <w:szCs w:val="16"/>
              </w:rPr>
              <w:t>30% cluster</w:t>
            </w:r>
          </w:p>
        </w:tc>
        <w:tc>
          <w:tcPr>
            <w:tcW w:w="1559" w:type="dxa"/>
            <w:tcBorders>
              <w:top w:val="single" w:sz="2" w:space="0" w:color="E4E0EA"/>
              <w:bottom w:val="single" w:sz="4" w:space="0" w:color="B9B2C4"/>
            </w:tcBorders>
            <w:shd w:fill="FFFFFF" w:val="clear"/>
          </w:tcPr>
          <w:p>
            <w:pPr>
              <w:pStyle w:val="Normal"/>
              <w:spacing w:lineRule="auto" w:line="240" w:before="0" w:after="0"/>
              <w:rPr/>
            </w:pPr>
            <w:r>
              <w:rPr>
                <w:rFonts w:eastAsia="Times New Roman" w:cs="Arial"/>
                <w:b w:val="false"/>
                <w:bCs w:val="false"/>
                <w:sz w:val="16"/>
                <w:szCs w:val="16"/>
              </w:rPr>
              <w:t>Within receptor shuffle</w:t>
            </w:r>
          </w:p>
        </w:tc>
        <w:tc>
          <w:tcPr>
            <w:tcW w:w="1561" w:type="dxa"/>
            <w:tcBorders>
              <w:top w:val="single" w:sz="2" w:space="0" w:color="E4E0EA"/>
              <w:bottom w:val="single" w:sz="4" w:space="0" w:color="B9B2C4"/>
            </w:tcBorders>
            <w:shd w:fill="FFFFFF" w:val="clear"/>
          </w:tcPr>
          <w:p>
            <w:pPr>
              <w:pStyle w:val="Normal"/>
              <w:spacing w:lineRule="auto" w:line="240" w:before="0" w:after="0"/>
              <w:rPr/>
            </w:pPr>
            <w:r>
              <w:rPr>
                <w:rFonts w:eastAsia="Times New Roman" w:cs="Arial"/>
                <w:b w:val="false"/>
                <w:bCs w:val="false"/>
                <w:sz w:val="16"/>
                <w:szCs w:val="16"/>
              </w:rPr>
              <w:t>50</w:t>
            </w:r>
          </w:p>
        </w:tc>
        <w:tc>
          <w:tcPr>
            <w:tcW w:w="1560" w:type="dxa"/>
            <w:tcBorders>
              <w:top w:val="single" w:sz="2" w:space="0" w:color="E4E0EA"/>
              <w:bottom w:val="single" w:sz="4" w:space="0" w:color="B9B2C4"/>
            </w:tcBorders>
            <w:shd w:fill="FFFFFF" w:val="clear"/>
          </w:tcPr>
          <w:p>
            <w:pPr>
              <w:pStyle w:val="Normal"/>
              <w:spacing w:lineRule="auto" w:line="240" w:before="0" w:after="0"/>
              <w:rPr/>
            </w:pPr>
            <w:r>
              <w:rPr>
                <w:rFonts w:eastAsia="Times New Roman" w:cs="Arial"/>
                <w:b w:val="false"/>
                <w:bCs w:val="false"/>
                <w:sz w:val="16"/>
                <w:szCs w:val="16"/>
              </w:rPr>
              <w:t>0.504</w:t>
            </w:r>
          </w:p>
        </w:tc>
        <w:tc>
          <w:tcPr>
            <w:tcW w:w="1559" w:type="dxa"/>
            <w:tcBorders>
              <w:top w:val="single" w:sz="2" w:space="0" w:color="E4E0EA"/>
              <w:bottom w:val="single" w:sz="4" w:space="0" w:color="B9B2C4"/>
            </w:tcBorders>
            <w:shd w:fill="FFFFFF" w:val="clear"/>
          </w:tcPr>
          <w:p>
            <w:pPr>
              <w:pStyle w:val="Normal"/>
              <w:spacing w:lineRule="auto" w:line="240" w:before="0" w:after="0"/>
              <w:rPr/>
            </w:pPr>
            <w:r>
              <w:rPr>
                <w:rFonts w:eastAsia="Times New Roman" w:cs="Arial"/>
                <w:b w:val="false"/>
                <w:bCs w:val="false"/>
                <w:sz w:val="16"/>
                <w:szCs w:val="16"/>
              </w:rPr>
              <w:t>0.457</w:t>
            </w:r>
          </w:p>
        </w:tc>
        <w:tc>
          <w:tcPr>
            <w:tcW w:w="1560" w:type="dxa"/>
            <w:tcBorders>
              <w:top w:val="single" w:sz="2" w:space="0" w:color="E4E0EA"/>
              <w:bottom w:val="single" w:sz="4" w:space="0" w:color="B9B2C4"/>
            </w:tcBorders>
            <w:shd w:fill="FFFFFF" w:val="clear"/>
          </w:tcPr>
          <w:p>
            <w:pPr>
              <w:pStyle w:val="Normal"/>
              <w:spacing w:lineRule="auto" w:line="240" w:before="0" w:after="0"/>
              <w:rPr/>
            </w:pPr>
            <w:r>
              <w:rPr>
                <w:rFonts w:eastAsia="Times New Roman" w:cs="Arial"/>
                <w:b w:val="false"/>
                <w:bCs w:val="false"/>
                <w:sz w:val="16"/>
                <w:szCs w:val="16"/>
              </w:rPr>
              <w:t>0.550</w:t>
            </w:r>
          </w:p>
        </w:tc>
      </w:tr>
    </w:tbl>
    <w:p>
      <w:pPr>
        <w:pStyle w:val="Normal"/>
        <w:spacing w:lineRule="exact" w:line="290" w:before="0" w:after="180"/>
        <w:jc w:val="both"/>
        <w:rPr/>
      </w:pPr>
      <w:r>
        <w:rPr/>
      </w:r>
    </w:p>
    <w:p>
      <w:pPr>
        <w:pStyle w:val="Heading2"/>
        <w:spacing w:lineRule="exact" w:line="250" w:before="140" w:after="100"/>
        <w:jc w:val="both"/>
        <w:rPr/>
      </w:pPr>
      <w:r>
        <w:rPr>
          <w:rFonts w:eastAsia="Times New Roman"/>
          <w:b/>
          <w:i w:val="false"/>
        </w:rPr>
        <w:t>Table S18 | Descriptive interface coefficient enrichment.</w:t>
      </w:r>
    </w:p>
    <w:tbl>
      <w:tblPr>
        <w:tblW w:w="9360" w:type="dxa"/>
        <w:jc w:val="left"/>
        <w:tblInd w:w="0" w:type="dxa"/>
        <w:tblLayout w:type="fixed"/>
        <w:tblCellMar>
          <w:top w:w="50" w:type="dxa"/>
          <w:left w:w="90" w:type="dxa"/>
          <w:bottom w:w="50" w:type="dxa"/>
          <w:right w:w="90" w:type="dxa"/>
        </w:tblCellMar>
      </w:tblPr>
      <w:tblGrid>
        <w:gridCol w:w="1560"/>
        <w:gridCol w:w="1559"/>
        <w:gridCol w:w="1561"/>
        <w:gridCol w:w="1560"/>
        <w:gridCol w:w="1559"/>
        <w:gridCol w:w="1560"/>
      </w:tblGrid>
      <w:tr>
        <w:trPr>
          <w:tblHeader w:val="true"/>
        </w:trPr>
        <w:tc>
          <w:tcPr>
            <w:tcW w:w="1560" w:type="dxa"/>
            <w:tcBorders>
              <w:top w:val="single" w:sz="4" w:space="0" w:color="B9B2C4"/>
              <w:bottom w:val="single" w:sz="2" w:space="0" w:color="E4E0EA"/>
            </w:tcBorders>
            <w:shd w:fill="F2EEF4" w:val="clear"/>
          </w:tcPr>
          <w:p>
            <w:pPr>
              <w:pStyle w:val="Normal"/>
              <w:spacing w:lineRule="auto" w:line="240" w:before="0" w:after="0"/>
              <w:rPr/>
            </w:pPr>
            <w:r>
              <w:rPr>
                <w:rFonts w:eastAsia="Times New Roman" w:cs="Arial"/>
                <w:b/>
                <w:bCs/>
                <w:sz w:val="17"/>
                <w:szCs w:val="16"/>
              </w:rPr>
              <w:t>Model</w:t>
            </w:r>
          </w:p>
        </w:tc>
        <w:tc>
          <w:tcPr>
            <w:tcW w:w="1559" w:type="dxa"/>
            <w:tcBorders>
              <w:top w:val="single" w:sz="4" w:space="0" w:color="B9B2C4"/>
              <w:bottom w:val="single" w:sz="2" w:space="0" w:color="E4E0EA"/>
            </w:tcBorders>
            <w:shd w:fill="F2EEF4" w:val="clear"/>
          </w:tcPr>
          <w:p>
            <w:pPr>
              <w:pStyle w:val="Normal"/>
              <w:spacing w:lineRule="auto" w:line="240" w:before="0" w:after="0"/>
              <w:rPr/>
            </w:pPr>
            <w:r>
              <w:rPr>
                <w:rFonts w:eastAsia="Times New Roman" w:cs="Arial"/>
                <w:b/>
                <w:bCs/>
                <w:sz w:val="17"/>
                <w:szCs w:val="16"/>
              </w:rPr>
              <w:t>Validation</w:t>
            </w:r>
          </w:p>
        </w:tc>
        <w:tc>
          <w:tcPr>
            <w:tcW w:w="1561" w:type="dxa"/>
            <w:tcBorders>
              <w:top w:val="single" w:sz="4" w:space="0" w:color="B9B2C4"/>
              <w:bottom w:val="single" w:sz="2" w:space="0" w:color="E4E0EA"/>
            </w:tcBorders>
            <w:shd w:fill="F2EEF4" w:val="clear"/>
          </w:tcPr>
          <w:p>
            <w:pPr>
              <w:pStyle w:val="Normal"/>
              <w:spacing w:lineRule="auto" w:line="240" w:before="0" w:after="0"/>
              <w:rPr/>
            </w:pPr>
            <w:r>
              <w:rPr>
                <w:rFonts w:eastAsia="Times New Roman" w:cs="Arial"/>
                <w:b/>
                <w:bCs/>
                <w:sz w:val="17"/>
                <w:szCs w:val="16"/>
              </w:rPr>
              <w:t>Positions</w:t>
            </w:r>
          </w:p>
        </w:tc>
        <w:tc>
          <w:tcPr>
            <w:tcW w:w="1560" w:type="dxa"/>
            <w:tcBorders>
              <w:top w:val="single" w:sz="4" w:space="0" w:color="B9B2C4"/>
              <w:bottom w:val="single" w:sz="2" w:space="0" w:color="E4E0EA"/>
            </w:tcBorders>
            <w:shd w:fill="F2EEF4" w:val="clear"/>
          </w:tcPr>
          <w:p>
            <w:pPr>
              <w:pStyle w:val="Normal"/>
              <w:spacing w:lineRule="auto" w:line="240" w:before="0" w:after="0"/>
              <w:rPr/>
            </w:pPr>
            <w:r>
              <w:rPr>
                <w:rFonts w:eastAsia="Times New Roman" w:cs="Arial"/>
                <w:b/>
                <w:bCs/>
                <w:sz w:val="17"/>
                <w:szCs w:val="16"/>
              </w:rPr>
              <w:t>Interface positions</w:t>
            </w:r>
          </w:p>
        </w:tc>
        <w:tc>
          <w:tcPr>
            <w:tcW w:w="1559" w:type="dxa"/>
            <w:tcBorders>
              <w:top w:val="single" w:sz="4" w:space="0" w:color="B9B2C4"/>
              <w:bottom w:val="single" w:sz="2" w:space="0" w:color="E4E0EA"/>
            </w:tcBorders>
            <w:shd w:fill="F2EEF4" w:val="clear"/>
          </w:tcPr>
          <w:p>
            <w:pPr>
              <w:pStyle w:val="Normal"/>
              <w:spacing w:lineRule="auto" w:line="240" w:before="0" w:after="0"/>
              <w:rPr/>
            </w:pPr>
            <w:r>
              <w:rPr>
                <w:rFonts w:eastAsia="Times New Roman" w:cs="Arial"/>
                <w:b/>
                <w:bCs/>
                <w:sz w:val="17"/>
                <w:szCs w:val="16"/>
              </w:rPr>
              <w:t>Observed difference</w:t>
            </w:r>
          </w:p>
        </w:tc>
        <w:tc>
          <w:tcPr>
            <w:tcW w:w="1560" w:type="dxa"/>
            <w:tcBorders>
              <w:top w:val="single" w:sz="4" w:space="0" w:color="B9B2C4"/>
              <w:bottom w:val="single" w:sz="2" w:space="0" w:color="E4E0EA"/>
            </w:tcBorders>
            <w:shd w:fill="F2EEF4" w:val="clear"/>
          </w:tcPr>
          <w:p>
            <w:pPr>
              <w:pStyle w:val="Normal"/>
              <w:spacing w:lineRule="auto" w:line="240" w:before="0" w:after="0"/>
              <w:rPr/>
            </w:pPr>
            <w:r>
              <w:rPr>
                <w:rFonts w:eastAsia="Times New Roman" w:cs="Arial"/>
                <w:b/>
                <w:bCs/>
                <w:sz w:val="17"/>
                <w:szCs w:val="16"/>
              </w:rPr>
              <w:t>Permutation p</w:t>
            </w:r>
          </w:p>
        </w:tc>
      </w:tr>
      <w:tr>
        <w:trPr/>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Full sequence</w:t>
            </w:r>
          </w:p>
        </w:tc>
        <w:tc>
          <w:tcPr>
            <w:tcW w:w="1559"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Receptor grouped</w:t>
            </w:r>
          </w:p>
        </w:tc>
        <w:tc>
          <w:tcPr>
            <w:tcW w:w="1561"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64</w:t>
            </w:r>
          </w:p>
        </w:tc>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30</w:t>
            </w:r>
          </w:p>
        </w:tc>
        <w:tc>
          <w:tcPr>
            <w:tcW w:w="1559"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0.0021</w:t>
            </w:r>
          </w:p>
        </w:tc>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0.188</w:t>
            </w:r>
          </w:p>
        </w:tc>
      </w:tr>
      <w:tr>
        <w:trPr/>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Full sequence</w:t>
            </w:r>
          </w:p>
        </w:tc>
        <w:tc>
          <w:tcPr>
            <w:tcW w:w="1559"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30% cluster</w:t>
            </w:r>
          </w:p>
        </w:tc>
        <w:tc>
          <w:tcPr>
            <w:tcW w:w="1561"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64</w:t>
            </w:r>
          </w:p>
        </w:tc>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30</w:t>
            </w:r>
          </w:p>
        </w:tc>
        <w:tc>
          <w:tcPr>
            <w:tcW w:w="1559"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0.0054</w:t>
            </w:r>
          </w:p>
        </w:tc>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0.040</w:t>
            </w:r>
          </w:p>
        </w:tc>
      </w:tr>
      <w:tr>
        <w:trPr/>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Full sequence</w:t>
            </w:r>
          </w:p>
        </w:tc>
        <w:tc>
          <w:tcPr>
            <w:tcW w:w="1559"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40% cluster</w:t>
            </w:r>
          </w:p>
        </w:tc>
        <w:tc>
          <w:tcPr>
            <w:tcW w:w="1561"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64</w:t>
            </w:r>
          </w:p>
        </w:tc>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30</w:t>
            </w:r>
          </w:p>
        </w:tc>
        <w:tc>
          <w:tcPr>
            <w:tcW w:w="1559"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0.0006</w:t>
            </w:r>
          </w:p>
        </w:tc>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0.413</w:t>
            </w:r>
          </w:p>
        </w:tc>
      </w:tr>
      <w:tr>
        <w:trPr/>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Full sequence</w:t>
            </w:r>
          </w:p>
        </w:tc>
        <w:tc>
          <w:tcPr>
            <w:tcW w:w="1559"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50% cluster</w:t>
            </w:r>
          </w:p>
        </w:tc>
        <w:tc>
          <w:tcPr>
            <w:tcW w:w="1561"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64</w:t>
            </w:r>
          </w:p>
        </w:tc>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30</w:t>
            </w:r>
          </w:p>
        </w:tc>
        <w:tc>
          <w:tcPr>
            <w:tcW w:w="1559"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0.0019</w:t>
            </w:r>
          </w:p>
        </w:tc>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0.201</w:t>
            </w:r>
          </w:p>
        </w:tc>
      </w:tr>
      <w:tr>
        <w:trPr/>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Full sequence, single transducer</w:t>
            </w:r>
          </w:p>
        </w:tc>
        <w:tc>
          <w:tcPr>
            <w:tcW w:w="1559"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single transducer receptor grouped</w:t>
            </w:r>
          </w:p>
        </w:tc>
        <w:tc>
          <w:tcPr>
            <w:tcW w:w="1561"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64</w:t>
            </w:r>
          </w:p>
        </w:tc>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30</w:t>
            </w:r>
          </w:p>
        </w:tc>
        <w:tc>
          <w:tcPr>
            <w:tcW w:w="1559"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0.0044</w:t>
            </w:r>
          </w:p>
        </w:tc>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0.134</w:t>
            </w:r>
          </w:p>
        </w:tc>
      </w:tr>
      <w:tr>
        <w:trPr/>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Sequence plus geometry</w:t>
            </w:r>
          </w:p>
        </w:tc>
        <w:tc>
          <w:tcPr>
            <w:tcW w:w="1559"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Receptor grouped</w:t>
            </w:r>
          </w:p>
        </w:tc>
        <w:tc>
          <w:tcPr>
            <w:tcW w:w="1561"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77</w:t>
            </w:r>
          </w:p>
        </w:tc>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28</w:t>
            </w:r>
          </w:p>
        </w:tc>
        <w:tc>
          <w:tcPr>
            <w:tcW w:w="1559"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-0.0102</w:t>
            </w:r>
          </w:p>
        </w:tc>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0.996</w:t>
            </w:r>
          </w:p>
        </w:tc>
      </w:tr>
      <w:tr>
        <w:trPr/>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Sequence plus geometry</w:t>
            </w:r>
          </w:p>
        </w:tc>
        <w:tc>
          <w:tcPr>
            <w:tcW w:w="1559"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30% cluster</w:t>
            </w:r>
          </w:p>
        </w:tc>
        <w:tc>
          <w:tcPr>
            <w:tcW w:w="1561"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77</w:t>
            </w:r>
          </w:p>
        </w:tc>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28</w:t>
            </w:r>
          </w:p>
        </w:tc>
        <w:tc>
          <w:tcPr>
            <w:tcW w:w="1559"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-0.0089</w:t>
            </w:r>
          </w:p>
        </w:tc>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0.997</w:t>
            </w:r>
          </w:p>
        </w:tc>
      </w:tr>
      <w:tr>
        <w:trPr/>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Sequence plus geometry</w:t>
            </w:r>
          </w:p>
        </w:tc>
        <w:tc>
          <w:tcPr>
            <w:tcW w:w="1559"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40% cluster</w:t>
            </w:r>
          </w:p>
        </w:tc>
        <w:tc>
          <w:tcPr>
            <w:tcW w:w="1561"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77</w:t>
            </w:r>
          </w:p>
        </w:tc>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28</w:t>
            </w:r>
          </w:p>
        </w:tc>
        <w:tc>
          <w:tcPr>
            <w:tcW w:w="1559"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-0.0100</w:t>
            </w:r>
          </w:p>
        </w:tc>
        <w:tc>
          <w:tcPr>
            <w:tcW w:w="156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0.996</w:t>
            </w:r>
          </w:p>
        </w:tc>
      </w:tr>
      <w:tr>
        <w:trPr/>
        <w:tc>
          <w:tcPr>
            <w:tcW w:w="1560" w:type="dxa"/>
            <w:tcBorders>
              <w:top w:val="single" w:sz="2" w:space="0" w:color="E4E0EA"/>
              <w:bottom w:val="single" w:sz="4" w:space="0" w:color="B9B2C4"/>
            </w:tcBorders>
            <w:shd w:fill="FFFFFF" w:val="clear"/>
          </w:tcPr>
          <w:p>
            <w:pPr>
              <w:pStyle w:val="Normal"/>
              <w:spacing w:lineRule="auto" w:line="240" w:before="0" w:after="0"/>
              <w:rPr/>
            </w:pPr>
            <w:r>
              <w:rPr>
                <w:rFonts w:eastAsia="Times New Roman" w:cs="Arial"/>
                <w:b w:val="false"/>
                <w:bCs w:val="false"/>
                <w:sz w:val="16"/>
                <w:szCs w:val="16"/>
              </w:rPr>
              <w:t>Sequence plus geometry</w:t>
            </w:r>
          </w:p>
        </w:tc>
        <w:tc>
          <w:tcPr>
            <w:tcW w:w="1559" w:type="dxa"/>
            <w:tcBorders>
              <w:top w:val="single" w:sz="2" w:space="0" w:color="E4E0EA"/>
              <w:bottom w:val="single" w:sz="4" w:space="0" w:color="B9B2C4"/>
            </w:tcBorders>
            <w:shd w:fill="FFFFFF" w:val="clear"/>
          </w:tcPr>
          <w:p>
            <w:pPr>
              <w:pStyle w:val="Normal"/>
              <w:spacing w:lineRule="auto" w:line="240" w:before="0" w:after="0"/>
              <w:rPr/>
            </w:pPr>
            <w:r>
              <w:rPr>
                <w:rFonts w:eastAsia="Times New Roman" w:cs="Arial"/>
                <w:b w:val="false"/>
                <w:bCs w:val="false"/>
                <w:sz w:val="16"/>
                <w:szCs w:val="16"/>
              </w:rPr>
              <w:t>50% cluster</w:t>
            </w:r>
          </w:p>
        </w:tc>
        <w:tc>
          <w:tcPr>
            <w:tcW w:w="1561" w:type="dxa"/>
            <w:tcBorders>
              <w:top w:val="single" w:sz="2" w:space="0" w:color="E4E0EA"/>
              <w:bottom w:val="single" w:sz="4" w:space="0" w:color="B9B2C4"/>
            </w:tcBorders>
            <w:shd w:fill="FFFFFF" w:val="clear"/>
          </w:tcPr>
          <w:p>
            <w:pPr>
              <w:pStyle w:val="Normal"/>
              <w:spacing w:lineRule="auto" w:line="240" w:before="0" w:after="0"/>
              <w:rPr/>
            </w:pPr>
            <w:r>
              <w:rPr>
                <w:rFonts w:eastAsia="Times New Roman" w:cs="Arial"/>
                <w:b w:val="false"/>
                <w:bCs w:val="false"/>
                <w:sz w:val="16"/>
                <w:szCs w:val="16"/>
              </w:rPr>
              <w:t>77</w:t>
            </w:r>
          </w:p>
        </w:tc>
        <w:tc>
          <w:tcPr>
            <w:tcW w:w="1560" w:type="dxa"/>
            <w:tcBorders>
              <w:top w:val="single" w:sz="2" w:space="0" w:color="E4E0EA"/>
              <w:bottom w:val="single" w:sz="4" w:space="0" w:color="B9B2C4"/>
            </w:tcBorders>
            <w:shd w:fill="FFFFFF" w:val="clear"/>
          </w:tcPr>
          <w:p>
            <w:pPr>
              <w:pStyle w:val="Normal"/>
              <w:spacing w:lineRule="auto" w:line="240" w:before="0" w:after="0"/>
              <w:rPr/>
            </w:pPr>
            <w:r>
              <w:rPr>
                <w:rFonts w:eastAsia="Times New Roman" w:cs="Arial"/>
                <w:b w:val="false"/>
                <w:bCs w:val="false"/>
                <w:sz w:val="16"/>
                <w:szCs w:val="16"/>
              </w:rPr>
              <w:t>28</w:t>
            </w:r>
          </w:p>
        </w:tc>
        <w:tc>
          <w:tcPr>
            <w:tcW w:w="1559" w:type="dxa"/>
            <w:tcBorders>
              <w:top w:val="single" w:sz="2" w:space="0" w:color="E4E0EA"/>
              <w:bottom w:val="single" w:sz="4" w:space="0" w:color="B9B2C4"/>
            </w:tcBorders>
            <w:shd w:fill="FFFFFF" w:val="clear"/>
          </w:tcPr>
          <w:p>
            <w:pPr>
              <w:pStyle w:val="Normal"/>
              <w:spacing w:lineRule="auto" w:line="240" w:before="0" w:after="0"/>
              <w:rPr/>
            </w:pPr>
            <w:r>
              <w:rPr>
                <w:rFonts w:eastAsia="Times New Roman" w:cs="Arial"/>
                <w:b w:val="false"/>
                <w:bCs w:val="false"/>
                <w:sz w:val="16"/>
                <w:szCs w:val="16"/>
              </w:rPr>
              <w:t>-0.0124</w:t>
            </w:r>
          </w:p>
        </w:tc>
        <w:tc>
          <w:tcPr>
            <w:tcW w:w="1560" w:type="dxa"/>
            <w:tcBorders>
              <w:top w:val="single" w:sz="2" w:space="0" w:color="E4E0EA"/>
              <w:bottom w:val="single" w:sz="4" w:space="0" w:color="B9B2C4"/>
            </w:tcBorders>
            <w:shd w:fill="FFFFFF" w:val="clear"/>
          </w:tcPr>
          <w:p>
            <w:pPr>
              <w:pStyle w:val="Normal"/>
              <w:spacing w:lineRule="auto" w:line="240" w:before="0" w:after="0"/>
              <w:rPr/>
            </w:pPr>
            <w:r>
              <w:rPr>
                <w:rFonts w:eastAsia="Times New Roman" w:cs="Arial"/>
                <w:b w:val="false"/>
                <w:bCs w:val="false"/>
                <w:sz w:val="16"/>
                <w:szCs w:val="16"/>
              </w:rPr>
              <w:t>0.996</w:t>
            </w:r>
          </w:p>
        </w:tc>
      </w:tr>
    </w:tbl>
    <w:p>
      <w:pPr>
        <w:pStyle w:val="Normal"/>
        <w:spacing w:lineRule="exact" w:line="290" w:before="0" w:after="180"/>
        <w:jc w:val="both"/>
        <w:rPr/>
      </w:pPr>
      <w:r>
        <w:rPr/>
      </w:r>
    </w:p>
    <w:p>
      <w:pPr>
        <w:pStyle w:val="Heading2"/>
        <w:spacing w:lineRule="exact" w:line="250" w:before="140" w:after="100"/>
        <w:jc w:val="both"/>
        <w:rPr/>
      </w:pPr>
      <w:r>
        <w:rPr>
          <w:rFonts w:eastAsia="Times New Roman"/>
          <w:b/>
          <w:i w:val="false"/>
        </w:rPr>
        <w:t>Table S19 | Granularity and label provenance audit.</w:t>
      </w:r>
    </w:p>
    <w:tbl>
      <w:tblPr>
        <w:tblW w:w="9360" w:type="dxa"/>
        <w:jc w:val="left"/>
        <w:tblInd w:w="0" w:type="dxa"/>
        <w:tblLayout w:type="fixed"/>
        <w:tblCellMar>
          <w:top w:w="50" w:type="dxa"/>
          <w:left w:w="90" w:type="dxa"/>
          <w:bottom w:w="50" w:type="dxa"/>
          <w:right w:w="90" w:type="dxa"/>
        </w:tblCellMar>
      </w:tblPr>
      <w:tblGrid>
        <w:gridCol w:w="3120"/>
        <w:gridCol w:w="3120"/>
        <w:gridCol w:w="3120"/>
      </w:tblGrid>
      <w:tr>
        <w:trPr>
          <w:tblHeader w:val="true"/>
        </w:trPr>
        <w:tc>
          <w:tcPr>
            <w:tcW w:w="3120" w:type="dxa"/>
            <w:tcBorders>
              <w:top w:val="single" w:sz="4" w:space="0" w:color="B9B2C4"/>
              <w:bottom w:val="single" w:sz="2" w:space="0" w:color="E4E0EA"/>
            </w:tcBorders>
            <w:shd w:fill="F2EEF4" w:val="clear"/>
          </w:tcPr>
          <w:p>
            <w:pPr>
              <w:pStyle w:val="Normal"/>
              <w:spacing w:lineRule="auto" w:line="240" w:before="0" w:after="0"/>
              <w:rPr/>
            </w:pPr>
            <w:r>
              <w:rPr>
                <w:rFonts w:eastAsia="Times New Roman" w:cs="Arial"/>
                <w:b/>
                <w:bCs/>
                <w:sz w:val="17"/>
                <w:szCs w:val="16"/>
              </w:rPr>
              <w:t>Item</w:t>
            </w:r>
          </w:p>
        </w:tc>
        <w:tc>
          <w:tcPr>
            <w:tcW w:w="3120" w:type="dxa"/>
            <w:tcBorders>
              <w:top w:val="single" w:sz="4" w:space="0" w:color="B9B2C4"/>
              <w:bottom w:val="single" w:sz="2" w:space="0" w:color="E4E0EA"/>
            </w:tcBorders>
            <w:shd w:fill="F2EEF4" w:val="clear"/>
          </w:tcPr>
          <w:p>
            <w:pPr>
              <w:pStyle w:val="Normal"/>
              <w:spacing w:lineRule="auto" w:line="240" w:before="0" w:after="0"/>
              <w:rPr/>
            </w:pPr>
            <w:r>
              <w:rPr>
                <w:rFonts w:eastAsia="Times New Roman" w:cs="Arial"/>
                <w:b/>
                <w:bCs/>
                <w:sz w:val="17"/>
                <w:szCs w:val="16"/>
              </w:rPr>
              <w:t>Audit result</w:t>
            </w:r>
          </w:p>
        </w:tc>
        <w:tc>
          <w:tcPr>
            <w:tcW w:w="3120" w:type="dxa"/>
            <w:tcBorders>
              <w:top w:val="single" w:sz="4" w:space="0" w:color="B9B2C4"/>
              <w:bottom w:val="single" w:sz="2" w:space="0" w:color="E4E0EA"/>
            </w:tcBorders>
            <w:shd w:fill="F2EEF4" w:val="clear"/>
          </w:tcPr>
          <w:p>
            <w:pPr>
              <w:pStyle w:val="Normal"/>
              <w:spacing w:lineRule="auto" w:line="240" w:before="0" w:after="0"/>
              <w:rPr/>
            </w:pPr>
            <w:r>
              <w:rPr>
                <w:rFonts w:eastAsia="Times New Roman" w:cs="Arial"/>
                <w:b/>
                <w:bCs/>
                <w:sz w:val="17"/>
                <w:szCs w:val="16"/>
              </w:rPr>
              <w:t>Interpretation</w:t>
            </w:r>
          </w:p>
        </w:tc>
      </w:tr>
      <w:tr>
        <w:trPr/>
        <w:tc>
          <w:tcPr>
            <w:tcW w:w="312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Primary bound class labels</w:t>
            </w:r>
          </w:p>
        </w:tc>
        <w:tc>
          <w:tcPr>
            <w:tcW w:w="312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Direct structural observation</w:t>
            </w:r>
          </w:p>
        </w:tc>
        <w:tc>
          <w:tcPr>
            <w:tcW w:w="312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G protein family physically present in each deposited complex</w:t>
            </w:r>
          </w:p>
        </w:tc>
      </w:tr>
      <w:tr>
        <w:trPr/>
        <w:tc>
          <w:tcPr>
            <w:tcW w:w="312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Representative unit</w:t>
            </w:r>
          </w:p>
        </w:tc>
        <w:tc>
          <w:tcPr>
            <w:tcW w:w="312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Receptor by transducer family</w:t>
            </w:r>
          </w:p>
        </w:tc>
        <w:tc>
          <w:tcPr>
            <w:tcW w:w="312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One selected bound structure per receptor and transducer family unit</w:t>
            </w:r>
          </w:p>
        </w:tc>
      </w:tr>
      <w:tr>
        <w:trPr/>
        <w:tc>
          <w:tcPr>
            <w:tcW w:w="312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Promiscuous receptors</w:t>
            </w:r>
          </w:p>
        </w:tc>
        <w:tc>
          <w:tcPr>
            <w:tcW w:w="312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Multiple rows with identical sequence</w:t>
            </w:r>
          </w:p>
        </w:tc>
        <w:tc>
          <w:tcPr>
            <w:tcW w:w="312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Identical receptor sequence may correspond to different bound classes</w:t>
            </w:r>
          </w:p>
        </w:tc>
      </w:tr>
      <w:tr>
        <w:trPr/>
        <w:tc>
          <w:tcPr>
            <w:tcW w:w="3120" w:type="dxa"/>
            <w:tcBorders>
              <w:top w:val="single" w:sz="2" w:space="0" w:color="E4E0EA"/>
              <w:bottom w:val="single" w:sz="2" w:space="0" w:color="E4E0EA"/>
            </w:tcBorders>
            <w:shd w:fill="FFFFFF" w:val="clear"/>
          </w:tcPr>
          <w:p>
            <w:r>
              <w:t xml:space="preserve">Functional </w:t>
            </w:r>
            <w:del w:id="1278" w:author="Hossein Batebi" w:date="2026-09-26T00:00:00Z">
              <w:r>
                <w:delText xml:space="preserve">partner free </w:delText>
              </w:r>
            </w:del>
            <w:ins w:id="1279" w:author="Hossein Batebi" w:date="2026-09-26T00:00:00Z">
              <w:r>
                <w:t xml:space="preserve">receptor-only reference </w:t>
              </w:r>
            </w:ins>
            <w:r>
              <w:t xml:space="preserve">labels</w:t>
            </w:r>
          </w:p>
        </w:tc>
        <w:tc>
          <w:tcPr>
            <w:tcW w:w="312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Consensus and manual curation</w:t>
            </w:r>
          </w:p>
        </w:tc>
        <w:tc>
          <w:tcPr>
            <w:tcW w:w="3120" w:type="dxa"/>
            <w:tcBorders>
              <w:top w:val="single" w:sz="2" w:space="0" w:color="E4E0EA"/>
              <w:bottom w:val="single" w:sz="2" w:space="0" w:color="E4E0EA"/>
            </w:tcBorders>
            <w:shd w:fill="FFFFFF" w:val="clear"/>
          </w:tcPr>
          <w:p>
            <w:pPr>
              <w:pStyle w:val="Normal"/>
              <w:spacing w:lineRule="auto" w:line="240" w:before="0" w:after="0"/>
              <w:rPr/>
            </w:pPr>
            <w:r>
              <w:rPr>
                <w:rFonts w:eastAsia="Times New Roman" w:cs="Arial"/>
                <w:b w:val="false"/>
                <w:bCs w:val="false"/>
                <w:sz w:val="16"/>
                <w:szCs w:val="16"/>
              </w:rPr>
              <w:t>Current table does not resolve direct measurement versus homology inference for every family label</w:t>
            </w:r>
          </w:p>
        </w:tc>
      </w:tr>
      <w:tr>
        <w:trPr/>
        <w:tc>
          <w:tcPr>
            <w:tcW w:w="3120" w:type="dxa"/>
            <w:tcBorders>
              <w:top w:val="single" w:sz="2" w:space="0" w:color="E4E0EA"/>
              <w:bottom w:val="single" w:sz="4" w:space="0" w:color="B9B2C4"/>
            </w:tcBorders>
            <w:shd w:fill="FFFFFF" w:val="clear"/>
          </w:tcPr>
          <w:p>
            <w:pPr>
              <w:pStyle w:val="Normal"/>
              <w:spacing w:lineRule="auto" w:line="240" w:before="0" w:after="0"/>
              <w:rPr/>
            </w:pPr>
            <w:r>
              <w:rPr>
                <w:rFonts w:eastAsia="Times New Roman" w:cs="Arial"/>
                <w:b w:val="false"/>
                <w:bCs w:val="false"/>
                <w:sz w:val="16"/>
                <w:szCs w:val="16"/>
              </w:rPr>
              <w:t>30% sequence cluster transfer</w:t>
            </w:r>
          </w:p>
        </w:tc>
        <w:tc>
          <w:tcPr>
            <w:tcW w:w="3120" w:type="dxa"/>
            <w:tcBorders>
              <w:top w:val="single" w:sz="2" w:space="0" w:color="E4E0EA"/>
              <w:bottom w:val="single" w:sz="4" w:space="0" w:color="B9B2C4"/>
            </w:tcBorders>
            <w:shd w:fill="FFFFFF" w:val="clear"/>
          </w:tcPr>
          <w:p>
            <w:pPr>
              <w:pStyle w:val="Normal"/>
              <w:spacing w:lineRule="auto" w:line="240" w:before="0" w:after="0"/>
              <w:rPr/>
            </w:pPr>
            <w:r>
              <w:rPr>
                <w:rFonts w:eastAsia="Times New Roman" w:cs="Arial"/>
                <w:b w:val="false"/>
                <w:bCs w:val="false"/>
                <w:sz w:val="16"/>
                <w:szCs w:val="16"/>
              </w:rPr>
              <w:t>Two valid folds</w:t>
            </w:r>
          </w:p>
        </w:tc>
        <w:tc>
          <w:tcPr>
            <w:tcW w:w="3120" w:type="dxa"/>
            <w:tcBorders>
              <w:top w:val="single" w:sz="2" w:space="0" w:color="E4E0EA"/>
              <w:bottom w:val="single" w:sz="4" w:space="0" w:color="B9B2C4"/>
            </w:tcBorders>
            <w:shd w:fill="FFFFFF" w:val="clear"/>
          </w:tcPr>
          <w:p>
            <w:pPr>
              <w:pStyle w:val="Normal"/>
              <w:spacing w:lineRule="auto" w:line="240" w:before="0" w:after="0"/>
              <w:rPr/>
            </w:pPr>
            <w:r>
              <w:rPr>
                <w:rFonts w:eastAsia="Times New Roman" w:cs="Arial"/>
                <w:b w:val="false"/>
                <w:bCs w:val="false"/>
                <w:sz w:val="16"/>
                <w:szCs w:val="16"/>
              </w:rPr>
              <w:t>Interpreted as no evidence of remote transfer, not proof of absence</w:t>
            </w:r>
          </w:p>
        </w:tc>
      </w:tr>
    </w:tbl>
    <w:p>
      <w:pPr>
        <w:pStyle w:val="Normal"/>
        <w:spacing w:lineRule="exact" w:line="290" w:before="0" w:after="180"/>
        <w:jc w:val="both"/>
        <w:rPr/>
      </w:pPr>
      <w:r>
        <w:rPr/>
      </w:r>
    </w:p>
    <w:p>
      <w:pPr>
        <w:pStyle w:val="Heading2"/>
        <w:spacing w:lineRule="exact" w:line="250" w:before="140" w:after="100"/>
        <w:jc w:val="both"/>
        <w:rPr/>
      </w:pPr>
      <w:r>
        <w:t xml:space="preserve">Table S20 | Paired </w:t>
      </w:r>
      <w:del w:id="1280" w:author="Hossein Batebi" w:date="2026-09-26T00:00:00Z">
        <w:r>
          <w:delText xml:space="preserve">per receptor </w:delText>
        </w:r>
      </w:del>
      <w:ins w:id="1281" w:author="Hossein Batebi" w:date="2026-09-26T00:00:00Z">
        <w:r>
          <w:t xml:space="preserve">per-receptor </w:t>
        </w:r>
      </w:ins>
      <w:r>
        <w:t xml:space="preserve">test of the </w:t>
      </w:r>
      <w:del w:id="1282" w:author="Hossein Batebi" w:date="2026-09-26T00:00:00Z">
        <w:r>
          <w:delText xml:space="preserve">matched comparison.</w:delText>
        </w:r>
      </w:del>
      <w:ins w:id="1283" w:author="Hossein Batebi" w:date="2026-09-26T00:00:00Z">
        <w:r>
          <w:t xml:space="preserve">coordinate-level receptor-only comparison. Original coordinate-level analysis; specimen provenance is reported separately in Tables S22 to S25.</w:t>
        </w:r>
      </w:ins>
    </w:p>
    <w:p>
      <w:pPr>
        <w:pStyle w:val="Normal"/>
        <w:spacing w:lineRule="exact" w:line="290" w:before="0" w:after="180"/>
        <w:jc w:val="both"/>
        <w:rPr/>
      </w:pPr>
      <w:ins w:id="1284" w:author="Hossein Batebi" w:date="2026-09-26T00:00:00Z">
        <w:r>
          <w:t xml:space="preserve">Coordinate-level analysis. </w:t>
        </w:r>
      </w:ins>
      <w:r>
        <w:t xml:space="preserve">Units were averaged within receptor before testing, so n = 12 independent receptors. Classification margin is the primary </w:t>
      </w:r>
      <w:del w:id="1285" w:author="Hossein Batebi" w:date="2026-09-26T00:00:00Z">
        <w:r>
          <w:delText xml:space="preserve">receptor level </w:delText>
        </w:r>
      </w:del>
      <w:ins w:id="1286" w:author="Hossein Batebi" w:date="2026-09-26T00:00:00Z">
        <w:r>
          <w:t xml:space="preserve">receptor-level </w:t>
        </w:r>
      </w:ins>
      <w:r>
        <w:t xml:space="preserve">score. Positive counts are receptors with a larger score at the bound endpoint. The exact </w:t>
      </w:r>
      <w:del w:id="1287" w:author="Hossein Batebi" w:date="2026-09-26T00:00:00Z">
        <w:r>
          <w:delText xml:space="preserve">two sided sign flip </w:delText>
        </w:r>
      </w:del>
      <w:ins w:id="1288" w:author="Hossein Batebi" w:date="2026-09-26T00:00:00Z">
        <w:r>
          <w:t xml:space="preserve">two-sided sign-flip </w:t>
        </w:r>
      </w:ins>
      <w:r>
        <w:t xml:space="preserve">permutation is the principal </w:t>
      </w:r>
      <w:del w:id="1289" w:author="Hossein Batebi" w:date="2026-09-26T00:00:00Z">
        <w:r>
          <w:delText xml:space="preserve">receptor level </w:delText>
        </w:r>
      </w:del>
      <w:ins w:id="1290" w:author="Hossein Batebi" w:date="2026-09-26T00:00:00Z">
        <w:r>
          <w:t xml:space="preserve">receptor-level </w:t>
        </w:r>
      </w:ins>
      <w:r>
        <w:t xml:space="preserve">inferential test; the sign test and Wilcoxon </w:t>
      </w:r>
      <w:del w:id="1291" w:author="Hossein Batebi" w:date="2026-09-26T00:00:00Z">
        <w:r>
          <w:delText xml:space="preserve">signed rank </w:delText>
        </w:r>
      </w:del>
      <w:ins w:id="1292" w:author="Hossein Batebi" w:date="2026-09-26T00:00:00Z">
        <w:r>
          <w:t xml:space="preserve">signed-rank </w:t>
        </w:r>
      </w:ins>
      <w:r>
        <w:t xml:space="preserve">test are reported as sensitivity </w:t>
      </w:r>
      <w:del w:id="1293" w:author="Hossein Batebi" w:date="2026-09-26T00:00:00Z">
        <w:r>
          <w:delText xml:space="preserve">analyses.</w:delText>
        </w:r>
      </w:del>
      <w:ins w:id="1294" w:author="Hossein Batebi" w:date="2026-09-26T00:00:00Z">
        <w:r>
          <w:t xml:space="preserve">analyses. These values quantify the receptor-only versus full-complex coordinate comparison and are not interpreted as an experimentally partner-free versus bound biological contrast.</w:t>
        </w:r>
      </w:ins>
    </w:p>
    <w:p>
      <w:pPr>
        <w:pStyle w:val="Normal"/>
        <w:spacing w:lineRule="exact" w:line="290" w:before="0" w:after="180"/>
        <w:jc w:val="both"/>
        <w:rPr/>
      </w:pPr>
      <w:del w:id="1295" w:author="Hossein Batebi" w:date="2026-09-26T00:00:00Z">
        <w:r>
          <w:delText xml:space="preserve">Margin: </w:delText>
        </w:r>
      </w:del>
      <w:ins w:id="1296" w:author="Hossein Batebi" w:date="2026-09-26T00:00:00Z">
        <w:r>
          <w:t xml:space="preserve">Coordinate-level margin: </w:t>
        </w:r>
      </w:ins>
      <w:r>
        <w:t xml:space="preserve">11 of 12 positive; mean difference 0.389; 95% CI 0.095 to 0.682; median 0.283; exact </w:t>
      </w:r>
      <w:del w:id="1297" w:author="Hossein Batebi" w:date="2026-09-26T00:00:00Z">
        <w:r>
          <w:delText xml:space="preserve">sign flip </w:delText>
        </w:r>
      </w:del>
      <w:ins w:id="1298" w:author="Hossein Batebi" w:date="2026-09-26T00:00:00Z">
        <w:r>
          <w:t xml:space="preserve">sign-flip </w:t>
        </w:r>
      </w:ins>
      <w:r>
        <w:t xml:space="preserve">permutation P = 0.030. Sensitivity tests: sign test P = 0.006; Wilcoxon </w:t>
      </w:r>
      <w:del w:id="1299" w:author="Hossein Batebi" w:date="2026-09-26T00:00:00Z">
        <w:r>
          <w:delText xml:space="preserve">signed rank </w:delText>
        </w:r>
      </w:del>
      <w:ins w:id="1300" w:author="Hossein Batebi" w:date="2026-09-26T00:00:00Z">
        <w:r>
          <w:t xml:space="preserve">signed-rank </w:t>
        </w:r>
      </w:ins>
      <w:r>
        <w:t xml:space="preserve">P = 0.021.</w:t>
      </w:r>
    </w:p>
    <w:p>
      <w:pPr>
        <w:pStyle w:val="Normal"/>
        <w:spacing w:lineRule="exact" w:line="290" w:before="0" w:after="180"/>
        <w:jc w:val="both"/>
        <w:rPr/>
      </w:pPr>
      <w:r>
        <w:rPr>
          <w:rFonts w:eastAsia="Times New Roman" w:cs="Arial"/>
          <w:b w:val="false"/>
          <w:bCs w:val="false"/>
          <w:i w:val="false"/>
          <w:iCs w:val="false"/>
          <w:color w:val="000000"/>
          <w:sz w:val="19"/>
          <w:szCs w:val="19"/>
        </w:rPr>
        <w:t>Probability of true class: 11 of 12 positive; mean difference 0.234; 95% CI 0.083 to 0.391; sign test P = 0.006; Wilcoxon signed rank P = 0.009.</w:t>
      </w:r>
    </w:p>
    <w:p>
      <w:pPr>
        <w:pStyle w:val="Normal"/>
        <w:spacing w:lineRule="exact" w:line="290" w:before="0" w:after="180"/>
        <w:jc w:val="both"/>
        <w:rPr/>
      </w:pPr>
      <w:r>
        <w:rPr>
          <w:rFonts w:eastAsia="Times New Roman" w:cs="Arial"/>
          <w:b w:val="false"/>
          <w:bCs w:val="false"/>
          <w:i w:val="false"/>
          <w:iCs w:val="false"/>
          <w:color w:val="000000"/>
          <w:sz w:val="19"/>
          <w:szCs w:val="19"/>
        </w:rPr>
        <w:t>Rank of true class: 6 of 6 effective comparisons positive, with 6 ties; mean difference 0.667; sign test P = 0.031.</w:t>
      </w:r>
    </w:p>
    <w:p>
      <w:pPr>
        <w:pStyle w:val="Normal"/>
        <w:spacing w:lineRule="exact" w:line="290" w:before="0" w:after="180"/>
        <w:jc w:val="both"/>
        <w:rPr/>
      </w:pPr>
      <w:r>
        <w:rPr>
          <w:rFonts w:eastAsia="Times New Roman" w:cs="Arial"/>
          <w:b w:val="false"/>
          <w:bCs w:val="false"/>
          <w:i w:val="false"/>
          <w:iCs w:val="false"/>
          <w:color w:val="000000"/>
          <w:sz w:val="19"/>
          <w:szCs w:val="19"/>
        </w:rPr>
        <w:t xml:space="preserve">Sensitivity, single unit receptors only (n = 9, excluding LPA1, MRGPRX2 and TAAR1, which share one </w:t>
      </w:r>
      <w:del w:id="1301" w:author="Hossein Batebi" w:date="2026-09-26T00:00:00Z">
        <w:r>
          <w:rPr>
            <w:rFonts w:eastAsia="Times New Roman" w:cs="Arial"/>
            <w:b w:val="false"/>
            <w:bCs w:val="false"/>
            <w:i w:val="false"/>
            <w:iCs w:val="false"/>
            <w:color w:val="000000"/>
            <w:sz w:val="19"/>
            <w:szCs w:val="19"/>
          </w:rPr>
          <w:delText xml:space="preserve">partner free </w:delText>
        </w:r>
      </w:del>
      <w:ins w:id="1302" w:author="Hossein Batebi" w:date="2026-09-26T00:00:00Z">
        <w:r>
          <w:rPr>
            <w:rFonts w:eastAsia="Times New Roman" w:cs="Arial"/>
            <w:b w:val="false"/>
            <w:bCs w:val="false"/>
            <w:i w:val="false"/>
            <w:iCs w:val="false"/>
            <w:color w:val="000000"/>
            <w:sz w:val="19"/>
            <w:szCs w:val="19"/>
          </w:rPr>
          <w:t xml:space="preserve">partner-free </w:t>
        </w:r>
      </w:ins>
      <w:r>
        <w:rPr>
          <w:rFonts w:eastAsia="Times New Roman" w:cs="Arial"/>
          <w:b w:val="false"/>
          <w:bCs w:val="false"/>
          <w:i w:val="false"/>
          <w:iCs w:val="false"/>
          <w:color w:val="000000"/>
          <w:sz w:val="19"/>
          <w:szCs w:val="19"/>
        </w:rPr>
        <w:t xml:space="preserve">reference across two units each): 8 of 9 positive; mean difference 0.488; Wilcoxon signed rank P = 0.074.</w:t>
      </w:r>
    </w:p>
    <w:p>
      <w:pPr>
        <w:pStyle w:val="Normal"/>
        <w:spacing w:lineRule="exact" w:line="290" w:before="0" w:after="180"/>
        <w:jc w:val="both"/>
        <w:rPr/>
      </w:pPr>
      <w:r>
        <w:rPr>
          <w:rFonts w:eastAsia="Times New Roman" w:cs="Arial"/>
          <w:b w:val="false"/>
          <w:bCs w:val="false"/>
          <w:i w:val="false"/>
          <w:iCs w:val="false"/>
          <w:color w:val="000000"/>
          <w:sz w:val="19"/>
          <w:szCs w:val="19"/>
        </w:rPr>
        <w:t>Per receptor values are provided in paired_per_receptor_deltas.csv and the exact analysis is reproduced by paired_analysis.py.</w:t>
      </w:r>
    </w:p>
    <w:p>
      <w:pPr>
        <w:pStyle w:val="Heading2"/>
        <w:spacing w:lineRule="exact" w:line="250" w:before="140" w:after="100"/>
        <w:jc w:val="both"/>
        <w:rPr>
          <w:ins w:id="1304" w:author="Hossein Batebi" w:date="2026-09-26T00:00:00Z"/>
        </w:rPr>
      </w:pPr>
      <w:ins w:id="1303" w:author="Hossein Batebi" w:date="2026-09-26T00:00:00Z">
        <w:r>
          <w:rPr>
            <w:rFonts w:eastAsia="Times New Roman"/>
            <w:i w:val="false"/>
          </w:rPr>
          <w:t xml:space="preserve">Table S21 | Structural descriptor conventions. The complete 92-feature dictionary, with block, quantity type, units, generic positions and missingness handling, is supplied as matched_92_feature_dictionary.tsv in Supporting Source Data.</w:t>
        </w:r>
      </w:ins>
    </w:p>
    <w:tbl>
      <w:tblPr>
        <w:tblW w:w="9360" w:type="dxa"/>
        <w:jc w:val="left"/>
        <w:tblInd w:w="0" w:type="dxa"/>
        <w:tblLayout w:type="fixed"/>
        <w:tblCellMar>
          <w:top w:w="50" w:type="dxa"/>
          <w:left w:w="90" w:type="dxa"/>
          <w:bottom w:w="50" w:type="dxa"/>
          <w:right w:w="90" w:type="dxa"/>
        </w:tblCellMar>
      </w:tblPr>
      <w:tblGrid>
        <w:gridCol w:w="2400"/>
        <w:gridCol w:w="1700"/>
        <w:gridCol w:w="5260"/>
      </w:tblGrid>
      <w:tr>
        <w:trPr>
          <w:tblHeader w:val="true"/>
        </w:trPr>
        <w:tc>
          <w:tcPr>
            <w:tcW w:w="2400" w:type="dxa"/>
            <w:tcBorders>
              <w:top w:val="single" w:sz="4" w:space="0" w:color="B9B2C4"/>
              <w:bottom w:val="single" w:sz="2" w:space="0" w:color="E4E0EA"/>
            </w:tcBorders>
            <w:shd w:fill="F2EEF4" w:val="clear"/>
          </w:tcPr>
          <w:p>
            <w:pPr>
              <w:pStyle w:val="Normal"/>
              <w:spacing w:lineRule="auto" w:line="240" w:before="0" w:after="0"/>
              <w:rPr>
                <w:ins w:id="1306" w:author="Hossein Batebi" w:date="2026-09-26T00:00:00Z"/>
              </w:rPr>
            </w:pPr>
            <w:ins w:id="1305" w:author="Hossein Batebi" w:date="2026-09-26T00:00:00Z">
              <w:r>
                <w:rPr>
                  <w:rFonts w:eastAsia="Times New Roman" w:cs="Arial"/>
                  <w:b/>
                  <w:bCs/>
                  <w:sz w:val="17"/>
                  <w:szCs w:val="16"/>
                </w:rPr>
                <w:t xml:space="preserve">Descriptor</w:t>
              </w:r>
            </w:ins>
          </w:p>
        </w:tc>
        <w:tc>
          <w:tcPr>
            <w:tcW w:w="1700" w:type="dxa"/>
            <w:tcBorders>
              <w:top w:val="single" w:sz="4" w:space="0" w:color="B9B2C4"/>
              <w:bottom w:val="single" w:sz="2" w:space="0" w:color="E4E0EA"/>
            </w:tcBorders>
            <w:shd w:fill="F2EEF4" w:val="clear"/>
          </w:tcPr>
          <w:p>
            <w:pPr>
              <w:pStyle w:val="Normal"/>
              <w:spacing w:lineRule="auto" w:line="240" w:before="0" w:after="0"/>
              <w:rPr>
                <w:ins w:id="1308" w:author="Hossein Batebi" w:date="2026-09-26T00:00:00Z"/>
              </w:rPr>
            </w:pPr>
            <w:ins w:id="1307" w:author="Hossein Batebi" w:date="2026-09-26T00:00:00Z">
              <w:r>
                <w:rPr>
                  <w:rFonts w:eastAsia="Times New Roman" w:cs="Arial"/>
                  <w:b/>
                  <w:bCs/>
                  <w:sz w:val="17"/>
                  <w:szCs w:val="16"/>
                </w:rPr>
                <w:t xml:space="preserve">Unit</w:t>
              </w:r>
            </w:ins>
          </w:p>
        </w:tc>
        <w:tc>
          <w:tcPr>
            <w:tcW w:w="5260" w:type="dxa"/>
            <w:tcBorders>
              <w:top w:val="single" w:sz="4" w:space="0" w:color="B9B2C4"/>
              <w:bottom w:val="single" w:sz="2" w:space="0" w:color="E4E0EA"/>
            </w:tcBorders>
            <w:shd w:fill="F2EEF4" w:val="clear"/>
          </w:tcPr>
          <w:p>
            <w:pPr>
              <w:pStyle w:val="Normal"/>
              <w:spacing w:lineRule="auto" w:line="240" w:before="0" w:after="0"/>
              <w:rPr>
                <w:ins w:id="1310" w:author="Hossein Batebi" w:date="2026-09-26T00:00:00Z"/>
              </w:rPr>
            </w:pPr>
            <w:ins w:id="1309" w:author="Hossein Batebi" w:date="2026-09-26T00:00:00Z">
              <w:r>
                <w:rPr>
                  <w:rFonts w:eastAsia="Times New Roman" w:cs="Arial"/>
                  <w:b/>
                  <w:bCs/>
                  <w:sz w:val="17"/>
                  <w:szCs w:val="16"/>
                </w:rPr>
                <w:t xml:space="preserve">Definition</w:t>
              </w:r>
            </w:ins>
          </w:p>
        </w:tc>
      </w:tr>
      <w:tr>
        <w:trPr/>
        <w:tc>
          <w:tcPr>
            <w:tcW w:w="2400" w:type="dxa"/>
            <w:tcBorders>
              <w:top w:val="single" w:sz="2" w:space="0" w:color="E4E0EA"/>
              <w:bottom w:val="single" w:sz="2" w:space="0" w:color="E4E0EA"/>
            </w:tcBorders>
            <w:shd w:fill="FFFFFF" w:val="clear"/>
          </w:tcPr>
          <w:p>
            <w:pPr>
              <w:pStyle w:val="Normal"/>
              <w:spacing w:lineRule="auto" w:line="240" w:before="0" w:after="0"/>
              <w:rPr>
                <w:ins w:id="1312" w:author="Hossein Batebi" w:date="2026-09-26T00:00:00Z"/>
              </w:rPr>
            </w:pPr>
            <w:ins w:id="1311" w:author="Hossein Batebi" w:date="2026-09-26T00:00:00Z">
              <w:r>
                <w:rPr>
                  <w:rFonts w:eastAsia="Times New Roman" w:cs="Arial"/>
                  <w:b w:val="false"/>
                  <w:bCs w:val="false"/>
                  <w:sz w:val="16"/>
                  <w:szCs w:val="16"/>
                </w:rPr>
                <w:t xml:space="preserve">Distance</w:t>
              </w:r>
            </w:ins>
          </w:p>
        </w:tc>
        <w:tc>
          <w:tcPr>
            <w:tcW w:w="1700" w:type="dxa"/>
            <w:tcBorders>
              <w:top w:val="single" w:sz="2" w:space="0" w:color="E4E0EA"/>
              <w:bottom w:val="single" w:sz="2" w:space="0" w:color="E4E0EA"/>
            </w:tcBorders>
            <w:shd w:fill="FFFFFF" w:val="clear"/>
          </w:tcPr>
          <w:p>
            <w:pPr>
              <w:pStyle w:val="Normal"/>
              <w:spacing w:lineRule="auto" w:line="240" w:before="0" w:after="0"/>
              <w:rPr>
                <w:ins w:id="1314" w:author="Hossein Batebi" w:date="2026-09-26T00:00:00Z"/>
              </w:rPr>
            </w:pPr>
            <w:ins w:id="1313" w:author="Hossein Batebi" w:date="2026-09-26T00:00:00Z">
              <w:r>
                <w:rPr>
                  <w:rFonts w:eastAsia="Times New Roman" w:cs="Arial"/>
                  <w:b w:val="false"/>
                  <w:bCs w:val="false"/>
                  <w:sz w:val="16"/>
                  <w:szCs w:val="16"/>
                </w:rPr>
                <w:t xml:space="preserve">Å</w:t>
              </w:r>
            </w:ins>
          </w:p>
        </w:tc>
        <w:tc>
          <w:tcPr>
            <w:tcW w:w="5260" w:type="dxa"/>
            <w:tcBorders>
              <w:top w:val="single" w:sz="2" w:space="0" w:color="E4E0EA"/>
              <w:bottom w:val="single" w:sz="2" w:space="0" w:color="E4E0EA"/>
            </w:tcBorders>
            <w:shd w:fill="FFFFFF" w:val="clear"/>
          </w:tcPr>
          <w:p>
            <w:pPr>
              <w:pStyle w:val="Normal"/>
              <w:spacing w:lineRule="auto" w:line="240" w:before="0" w:after="0"/>
              <w:rPr>
                <w:ins w:id="1316" w:author="Hossein Batebi" w:date="2026-09-26T00:00:00Z"/>
              </w:rPr>
            </w:pPr>
            <w:ins w:id="1315" w:author="Hossein Batebi" w:date="2026-09-26T00:00:00Z">
              <w:r>
                <w:rPr>
                  <w:rFonts w:eastAsia="Times New Roman" w:cs="Arial"/>
                  <w:b w:val="false"/>
                  <w:bCs w:val="false"/>
                  <w:sz w:val="16"/>
                  <w:szCs w:val="16"/>
                </w:rPr>
                <w:t xml:space="preserve">Residue-pair distances are Cα-Cα or explicitly named atom or centroid distances.</w:t>
              </w:r>
            </w:ins>
          </w:p>
        </w:tc>
      </w:tr>
      <w:tr>
        <w:trPr/>
        <w:tc>
          <w:tcPr>
            <w:tcW w:w="2400" w:type="dxa"/>
            <w:tcBorders>
              <w:top w:val="single" w:sz="2" w:space="0" w:color="E4E0EA"/>
              <w:bottom w:val="single" w:sz="2" w:space="0" w:color="E4E0EA"/>
            </w:tcBorders>
            <w:shd w:fill="FFFFFF" w:val="clear"/>
          </w:tcPr>
          <w:p>
            <w:pPr>
              <w:pStyle w:val="Normal"/>
              <w:spacing w:lineRule="auto" w:line="240" w:before="0" w:after="0"/>
              <w:rPr>
                <w:ins w:id="1318" w:author="Hossein Batebi" w:date="2026-09-26T00:00:00Z"/>
              </w:rPr>
            </w:pPr>
            <w:ins w:id="1317" w:author="Hossein Batebi" w:date="2026-09-26T00:00:00Z">
              <w:r>
                <w:rPr>
                  <w:rFonts w:eastAsia="Times New Roman" w:cs="Arial"/>
                  <w:b w:val="false"/>
                  <w:bCs w:val="false"/>
                  <w:sz w:val="16"/>
                  <w:szCs w:val="16"/>
                </w:rPr>
                <w:t xml:space="preserve">Minimum distance</w:t>
              </w:r>
            </w:ins>
          </w:p>
        </w:tc>
        <w:tc>
          <w:tcPr>
            <w:tcW w:w="1700" w:type="dxa"/>
            <w:tcBorders>
              <w:top w:val="single" w:sz="2" w:space="0" w:color="E4E0EA"/>
              <w:bottom w:val="single" w:sz="2" w:space="0" w:color="E4E0EA"/>
            </w:tcBorders>
            <w:shd w:fill="FFFFFF" w:val="clear"/>
          </w:tcPr>
          <w:p>
            <w:pPr>
              <w:pStyle w:val="Normal"/>
              <w:spacing w:lineRule="auto" w:line="240" w:before="0" w:after="0"/>
              <w:rPr>
                <w:ins w:id="1320" w:author="Hossein Batebi" w:date="2026-09-26T00:00:00Z"/>
              </w:rPr>
            </w:pPr>
            <w:ins w:id="1319" w:author="Hossein Batebi" w:date="2026-09-26T00:00:00Z">
              <w:r>
                <w:rPr>
                  <w:rFonts w:eastAsia="Times New Roman" w:cs="Arial"/>
                  <w:b w:val="false"/>
                  <w:bCs w:val="false"/>
                  <w:sz w:val="16"/>
                  <w:szCs w:val="16"/>
                </w:rPr>
                <w:t xml:space="preserve">Å</w:t>
              </w:r>
            </w:ins>
          </w:p>
        </w:tc>
        <w:tc>
          <w:tcPr>
            <w:tcW w:w="5260" w:type="dxa"/>
            <w:tcBorders>
              <w:top w:val="single" w:sz="2" w:space="0" w:color="E4E0EA"/>
              <w:bottom w:val="single" w:sz="2" w:space="0" w:color="E4E0EA"/>
            </w:tcBorders>
            <w:shd w:fill="FFFFFF" w:val="clear"/>
          </w:tcPr>
          <w:p>
            <w:pPr>
              <w:pStyle w:val="Normal"/>
              <w:spacing w:lineRule="auto" w:line="240" w:before="0" w:after="0"/>
              <w:rPr>
                <w:ins w:id="1322" w:author="Hossein Batebi" w:date="2026-09-26T00:00:00Z"/>
              </w:rPr>
            </w:pPr>
            <w:ins w:id="1321" w:author="Hossein Batebi" w:date="2026-09-26T00:00:00Z">
              <w:r>
                <w:rPr>
                  <w:rFonts w:eastAsia="Times New Roman" w:cs="Arial"/>
                  <w:b w:val="false"/>
                  <w:bCs w:val="false"/>
                  <w:sz w:val="16"/>
                  <w:szCs w:val="16"/>
                </w:rPr>
                <w:t xml:space="preserve">Features ending in min_distance are minimum heavy-atom separations.</w:t>
              </w:r>
            </w:ins>
          </w:p>
        </w:tc>
      </w:tr>
      <w:tr>
        <w:trPr/>
        <w:tc>
          <w:tcPr>
            <w:tcW w:w="2400" w:type="dxa"/>
            <w:tcBorders>
              <w:top w:val="single" w:sz="2" w:space="0" w:color="E4E0EA"/>
              <w:bottom w:val="single" w:sz="2" w:space="0" w:color="E4E0EA"/>
            </w:tcBorders>
            <w:shd w:fill="FFFFFF" w:val="clear"/>
          </w:tcPr>
          <w:p>
            <w:pPr>
              <w:pStyle w:val="Normal"/>
              <w:spacing w:lineRule="auto" w:line="240" w:before="0" w:after="0"/>
              <w:rPr>
                <w:ins w:id="1324" w:author="Hossein Batebi" w:date="2026-09-26T00:00:00Z"/>
              </w:rPr>
            </w:pPr>
            <w:ins w:id="1323" w:author="Hossein Batebi" w:date="2026-09-26T00:00:00Z">
              <w:r>
                <w:rPr>
                  <w:rFonts w:eastAsia="Times New Roman" w:cs="Arial"/>
                  <w:b w:val="false"/>
                  <w:bCs w:val="false"/>
                  <w:sz w:val="16"/>
                  <w:szCs w:val="16"/>
                </w:rPr>
                <w:t xml:space="preserve">χ1 / χ2</w:t>
              </w:r>
            </w:ins>
          </w:p>
        </w:tc>
        <w:tc>
          <w:tcPr>
            <w:tcW w:w="1700" w:type="dxa"/>
            <w:tcBorders>
              <w:top w:val="single" w:sz="2" w:space="0" w:color="E4E0EA"/>
              <w:bottom w:val="single" w:sz="2" w:space="0" w:color="E4E0EA"/>
            </w:tcBorders>
            <w:shd w:fill="FFFFFF" w:val="clear"/>
          </w:tcPr>
          <w:p>
            <w:pPr>
              <w:pStyle w:val="Normal"/>
              <w:spacing w:lineRule="auto" w:line="240" w:before="0" w:after="0"/>
              <w:rPr>
                <w:ins w:id="1326" w:author="Hossein Batebi" w:date="2026-09-26T00:00:00Z"/>
              </w:rPr>
            </w:pPr>
            <w:ins w:id="1325" w:author="Hossein Batebi" w:date="2026-09-26T00:00:00Z">
              <w:r>
                <w:rPr>
                  <w:rFonts w:eastAsia="Times New Roman" w:cs="Arial"/>
                  <w:b w:val="false"/>
                  <w:bCs w:val="false"/>
                  <w:sz w:val="16"/>
                  <w:szCs w:val="16"/>
                </w:rPr>
                <w:t xml:space="preserve">degrees</w:t>
              </w:r>
            </w:ins>
          </w:p>
        </w:tc>
        <w:tc>
          <w:tcPr>
            <w:tcW w:w="5260" w:type="dxa"/>
            <w:tcBorders>
              <w:top w:val="single" w:sz="2" w:space="0" w:color="E4E0EA"/>
              <w:bottom w:val="single" w:sz="2" w:space="0" w:color="E4E0EA"/>
            </w:tcBorders>
            <w:shd w:fill="FFFFFF" w:val="clear"/>
          </w:tcPr>
          <w:p>
            <w:pPr>
              <w:pStyle w:val="Normal"/>
              <w:spacing w:lineRule="auto" w:line="240" w:before="0" w:after="0"/>
              <w:rPr>
                <w:ins w:id="1328" w:author="Hossein Batebi" w:date="2026-09-26T00:00:00Z"/>
              </w:rPr>
            </w:pPr>
            <w:ins w:id="1327" w:author="Hossein Batebi" w:date="2026-09-26T00:00:00Z">
              <w:r>
                <w:rPr>
                  <w:rFonts w:eastAsia="Times New Roman" w:cs="Arial"/>
                  <w:b w:val="false"/>
                  <w:bCs w:val="false"/>
                  <w:sz w:val="16"/>
                  <w:szCs w:val="16"/>
                </w:rPr>
                <w:t xml:space="preserve">Standard side-chain dihedral angles where the required atoms are resolved.</w:t>
              </w:r>
            </w:ins>
          </w:p>
        </w:tc>
      </w:tr>
      <w:tr>
        <w:trPr/>
        <w:tc>
          <w:tcPr>
            <w:tcW w:w="2400" w:type="dxa"/>
            <w:tcBorders>
              <w:top w:val="single" w:sz="2" w:space="0" w:color="E4E0EA"/>
              <w:bottom w:val="single" w:sz="2" w:space="0" w:color="E4E0EA"/>
            </w:tcBorders>
            <w:shd w:fill="FFFFFF" w:val="clear"/>
          </w:tcPr>
          <w:p>
            <w:pPr>
              <w:pStyle w:val="Normal"/>
              <w:spacing w:lineRule="auto" w:line="240" w:before="0" w:after="0"/>
              <w:rPr>
                <w:ins w:id="1330" w:author="Hossein Batebi" w:date="2026-09-26T00:00:00Z"/>
              </w:rPr>
            </w:pPr>
            <w:ins w:id="1329" w:author="Hossein Batebi" w:date="2026-09-26T00:00:00Z">
              <w:r>
                <w:rPr>
                  <w:rFonts w:eastAsia="Times New Roman" w:cs="Arial"/>
                  <w:b w:val="false"/>
                  <w:bCs w:val="false"/>
                  <w:sz w:val="16"/>
                  <w:szCs w:val="16"/>
                </w:rPr>
                <w:t xml:space="preserve">Aligned displacement</w:t>
              </w:r>
            </w:ins>
          </w:p>
        </w:tc>
        <w:tc>
          <w:tcPr>
            <w:tcW w:w="1700" w:type="dxa"/>
            <w:tcBorders>
              <w:top w:val="single" w:sz="2" w:space="0" w:color="E4E0EA"/>
              <w:bottom w:val="single" w:sz="2" w:space="0" w:color="E4E0EA"/>
            </w:tcBorders>
            <w:shd w:fill="FFFFFF" w:val="clear"/>
          </w:tcPr>
          <w:p>
            <w:pPr>
              <w:pStyle w:val="Normal"/>
              <w:spacing w:lineRule="auto" w:line="240" w:before="0" w:after="0"/>
              <w:rPr>
                <w:ins w:id="1332" w:author="Hossein Batebi" w:date="2026-09-26T00:00:00Z"/>
              </w:rPr>
            </w:pPr>
            <w:ins w:id="1331" w:author="Hossein Batebi" w:date="2026-09-26T00:00:00Z">
              <w:r>
                <w:rPr>
                  <w:rFonts w:eastAsia="Times New Roman" w:cs="Arial"/>
                  <w:b w:val="false"/>
                  <w:bCs w:val="false"/>
                  <w:sz w:val="16"/>
                  <w:szCs w:val="16"/>
                </w:rPr>
                <w:t xml:space="preserve">Å</w:t>
              </w:r>
            </w:ins>
          </w:p>
        </w:tc>
        <w:tc>
          <w:tcPr>
            <w:tcW w:w="5260" w:type="dxa"/>
            <w:tcBorders>
              <w:top w:val="single" w:sz="2" w:space="0" w:color="E4E0EA"/>
              <w:bottom w:val="single" w:sz="2" w:space="0" w:color="E4E0EA"/>
            </w:tcBorders>
            <w:shd w:fill="FFFFFF" w:val="clear"/>
          </w:tcPr>
          <w:p>
            <w:pPr>
              <w:pStyle w:val="Normal"/>
              <w:spacing w:lineRule="auto" w:line="240" w:before="0" w:after="0"/>
              <w:rPr>
                <w:ins w:id="1334" w:author="Hossein Batebi" w:date="2026-09-26T00:00:00Z"/>
              </w:rPr>
            </w:pPr>
            <w:ins w:id="1333" w:author="Hossein Batebi" w:date="2026-09-26T00:00:00Z">
              <w:r>
                <w:rPr>
                  <w:rFonts w:eastAsia="Times New Roman" w:cs="Arial"/>
                  <w:b w:val="false"/>
                  <w:bCs w:val="false"/>
                  <w:sz w:val="16"/>
                  <w:szCs w:val="16"/>
                </w:rPr>
                <w:t xml:space="preserve">Position change after alignment to conserved receptor transmembrane reference coordinates.</w:t>
              </w:r>
            </w:ins>
          </w:p>
        </w:tc>
      </w:tr>
      <w:tr>
        <w:trPr/>
        <w:tc>
          <w:tcPr>
            <w:tcW w:w="2400" w:type="dxa"/>
            <w:tcBorders>
              <w:top w:val="single" w:sz="2" w:space="0" w:color="E4E0EA"/>
              <w:bottom w:val="single" w:sz="2" w:space="0" w:color="E4E0EA"/>
            </w:tcBorders>
            <w:shd w:fill="FFFFFF" w:val="clear"/>
          </w:tcPr>
          <w:p>
            <w:pPr>
              <w:pStyle w:val="Normal"/>
              <w:spacing w:lineRule="auto" w:line="240" w:before="0" w:after="0"/>
              <w:rPr>
                <w:ins w:id="1336" w:author="Hossein Batebi" w:date="2026-09-26T00:00:00Z"/>
              </w:rPr>
            </w:pPr>
            <w:ins w:id="1335" w:author="Hossein Batebi" w:date="2026-09-26T00:00:00Z">
              <w:r>
                <w:rPr>
                  <w:rFonts w:eastAsia="Times New Roman" w:cs="Arial"/>
                  <w:b w:val="false"/>
                  <w:bCs w:val="false"/>
                  <w:sz w:val="16"/>
                  <w:szCs w:val="16"/>
                </w:rPr>
                <w:t xml:space="preserve">TM3 3.50-TM6 6.34</w:t>
              </w:r>
            </w:ins>
          </w:p>
        </w:tc>
        <w:tc>
          <w:tcPr>
            <w:tcW w:w="1700" w:type="dxa"/>
            <w:tcBorders>
              <w:top w:val="single" w:sz="2" w:space="0" w:color="E4E0EA"/>
              <w:bottom w:val="single" w:sz="2" w:space="0" w:color="E4E0EA"/>
            </w:tcBorders>
            <w:shd w:fill="FFFFFF" w:val="clear"/>
          </w:tcPr>
          <w:p>
            <w:pPr>
              <w:pStyle w:val="Normal"/>
              <w:spacing w:lineRule="auto" w:line="240" w:before="0" w:after="0"/>
              <w:rPr>
                <w:ins w:id="1338" w:author="Hossein Batebi" w:date="2026-09-26T00:00:00Z"/>
              </w:rPr>
            </w:pPr>
            <w:ins w:id="1337" w:author="Hossein Batebi" w:date="2026-09-26T00:00:00Z">
              <w:r>
                <w:rPr>
                  <w:rFonts w:eastAsia="Times New Roman" w:cs="Arial"/>
                  <w:b w:val="false"/>
                  <w:bCs w:val="false"/>
                  <w:sz w:val="16"/>
                  <w:szCs w:val="16"/>
                </w:rPr>
                <w:t xml:space="preserve">Å</w:t>
              </w:r>
            </w:ins>
          </w:p>
        </w:tc>
        <w:tc>
          <w:tcPr>
            <w:tcW w:w="5260" w:type="dxa"/>
            <w:tcBorders>
              <w:top w:val="single" w:sz="2" w:space="0" w:color="E4E0EA"/>
              <w:bottom w:val="single" w:sz="2" w:space="0" w:color="E4E0EA"/>
            </w:tcBorders>
            <w:shd w:fill="FFFFFF" w:val="clear"/>
          </w:tcPr>
          <w:p>
            <w:pPr>
              <w:pStyle w:val="Normal"/>
              <w:spacing w:lineRule="auto" w:line="240" w:before="0" w:after="0"/>
              <w:rPr>
                <w:ins w:id="1340" w:author="Hossein Batebi" w:date="2026-09-26T00:00:00Z"/>
              </w:rPr>
            </w:pPr>
            <w:ins w:id="1339" w:author="Hossein Batebi" w:date="2026-09-26T00:00:00Z">
              <w:r>
                <w:rPr>
                  <w:rFonts w:eastAsia="Times New Roman" w:cs="Arial"/>
                  <w:b w:val="false"/>
                  <w:bCs w:val="false"/>
                  <w:sz w:val="16"/>
                  <w:szCs w:val="16"/>
                </w:rPr>
                <w:t xml:space="preserve">Distance between generic positions 3.50 and 6.34.</w:t>
              </w:r>
            </w:ins>
          </w:p>
        </w:tc>
      </w:tr>
      <w:tr>
        <w:trPr/>
        <w:tc>
          <w:tcPr>
            <w:tcW w:w="2400" w:type="dxa"/>
            <w:tcBorders>
              <w:top w:val="single" w:sz="2" w:space="0" w:color="E4E0EA"/>
              <w:bottom w:val="single" w:sz="2" w:space="0" w:color="E4E0EA"/>
            </w:tcBorders>
            <w:shd w:fill="FFFFFF" w:val="clear"/>
          </w:tcPr>
          <w:p>
            <w:pPr>
              <w:pStyle w:val="Normal"/>
              <w:spacing w:lineRule="auto" w:line="240" w:before="0" w:after="0"/>
              <w:rPr>
                <w:ins w:id="1342" w:author="Hossein Batebi" w:date="2026-09-26T00:00:00Z"/>
              </w:rPr>
            </w:pPr>
            <w:ins w:id="1341" w:author="Hossein Batebi" w:date="2026-09-26T00:00:00Z">
              <w:r>
                <w:rPr>
                  <w:rFonts w:eastAsia="Times New Roman" w:cs="Arial"/>
                  <w:b w:val="false"/>
                  <w:bCs w:val="false"/>
                  <w:sz w:val="16"/>
                  <w:szCs w:val="16"/>
                </w:rPr>
                <w:t xml:space="preserve">TM3-TM7</w:t>
              </w:r>
            </w:ins>
          </w:p>
        </w:tc>
        <w:tc>
          <w:tcPr>
            <w:tcW w:w="1700" w:type="dxa"/>
            <w:tcBorders>
              <w:top w:val="single" w:sz="2" w:space="0" w:color="E4E0EA"/>
              <w:bottom w:val="single" w:sz="2" w:space="0" w:color="E4E0EA"/>
            </w:tcBorders>
            <w:shd w:fill="FFFFFF" w:val="clear"/>
          </w:tcPr>
          <w:p>
            <w:pPr>
              <w:pStyle w:val="Normal"/>
              <w:spacing w:lineRule="auto" w:line="240" w:before="0" w:after="0"/>
              <w:rPr>
                <w:ins w:id="1344" w:author="Hossein Batebi" w:date="2026-09-26T00:00:00Z"/>
              </w:rPr>
            </w:pPr>
            <w:ins w:id="1343" w:author="Hossein Batebi" w:date="2026-09-26T00:00:00Z">
              <w:r>
                <w:rPr>
                  <w:rFonts w:eastAsia="Times New Roman" w:cs="Arial"/>
                  <w:b w:val="false"/>
                  <w:bCs w:val="false"/>
                  <w:sz w:val="16"/>
                  <w:szCs w:val="16"/>
                </w:rPr>
                <w:t xml:space="preserve">Å</w:t>
              </w:r>
            </w:ins>
          </w:p>
        </w:tc>
        <w:tc>
          <w:tcPr>
            <w:tcW w:w="5260" w:type="dxa"/>
            <w:tcBorders>
              <w:top w:val="single" w:sz="2" w:space="0" w:color="E4E0EA"/>
              <w:bottom w:val="single" w:sz="2" w:space="0" w:color="E4E0EA"/>
            </w:tcBorders>
            <w:shd w:fill="FFFFFF" w:val="clear"/>
          </w:tcPr>
          <w:p>
            <w:pPr>
              <w:pStyle w:val="Normal"/>
              <w:spacing w:lineRule="auto" w:line="240" w:before="0" w:after="0"/>
              <w:rPr>
                <w:ins w:id="1346" w:author="Hossein Batebi" w:date="2026-09-26T00:00:00Z"/>
              </w:rPr>
            </w:pPr>
            <w:ins w:id="1345" w:author="Hossein Batebi" w:date="2026-09-26T00:00:00Z">
              <w:r>
                <w:rPr>
                  <w:rFonts w:eastAsia="Times New Roman" w:cs="Arial"/>
                  <w:b w:val="false"/>
                  <w:bCs w:val="false"/>
                  <w:sz w:val="16"/>
                  <w:szCs w:val="16"/>
                </w:rPr>
                <w:t xml:space="preserve">Intracellular TM3 to TM7 distance used in the compact activation code.</w:t>
              </w:r>
            </w:ins>
          </w:p>
        </w:tc>
      </w:tr>
      <w:tr>
        <w:trPr/>
        <w:tc>
          <w:tcPr>
            <w:tcW w:w="2400" w:type="dxa"/>
            <w:tcBorders>
              <w:top w:val="single" w:sz="2" w:space="0" w:color="E4E0EA"/>
              <w:bottom w:val="single" w:sz="2" w:space="0" w:color="E4E0EA"/>
            </w:tcBorders>
            <w:shd w:fill="FFFFFF" w:val="clear"/>
          </w:tcPr>
          <w:p>
            <w:pPr>
              <w:pStyle w:val="Normal"/>
              <w:spacing w:lineRule="auto" w:line="240" w:before="0" w:after="0"/>
              <w:rPr>
                <w:ins w:id="1348" w:author="Hossein Batebi" w:date="2026-09-26T00:00:00Z"/>
              </w:rPr>
            </w:pPr>
            <w:ins w:id="1347" w:author="Hossein Batebi" w:date="2026-09-26T00:00:00Z">
              <w:r>
                <w:rPr>
                  <w:rFonts w:eastAsia="Times New Roman" w:cs="Arial"/>
                  <w:b w:val="false"/>
                  <w:bCs w:val="false"/>
                  <w:sz w:val="16"/>
                  <w:szCs w:val="16"/>
                </w:rPr>
                <w:t xml:space="preserve">PIF 5.50-6.44</w:t>
              </w:r>
            </w:ins>
          </w:p>
        </w:tc>
        <w:tc>
          <w:tcPr>
            <w:tcW w:w="1700" w:type="dxa"/>
            <w:tcBorders>
              <w:top w:val="single" w:sz="2" w:space="0" w:color="E4E0EA"/>
              <w:bottom w:val="single" w:sz="2" w:space="0" w:color="E4E0EA"/>
            </w:tcBorders>
            <w:shd w:fill="FFFFFF" w:val="clear"/>
          </w:tcPr>
          <w:p>
            <w:pPr>
              <w:pStyle w:val="Normal"/>
              <w:spacing w:lineRule="auto" w:line="240" w:before="0" w:after="0"/>
              <w:rPr>
                <w:ins w:id="1350" w:author="Hossein Batebi" w:date="2026-09-26T00:00:00Z"/>
              </w:rPr>
            </w:pPr>
            <w:ins w:id="1349" w:author="Hossein Batebi" w:date="2026-09-26T00:00:00Z">
              <w:r>
                <w:rPr>
                  <w:rFonts w:eastAsia="Times New Roman" w:cs="Arial"/>
                  <w:b w:val="false"/>
                  <w:bCs w:val="false"/>
                  <w:sz w:val="16"/>
                  <w:szCs w:val="16"/>
                </w:rPr>
                <w:t xml:space="preserve">Å</w:t>
              </w:r>
            </w:ins>
          </w:p>
        </w:tc>
        <w:tc>
          <w:tcPr>
            <w:tcW w:w="5260" w:type="dxa"/>
            <w:tcBorders>
              <w:top w:val="single" w:sz="2" w:space="0" w:color="E4E0EA"/>
              <w:bottom w:val="single" w:sz="2" w:space="0" w:color="E4E0EA"/>
            </w:tcBorders>
            <w:shd w:fill="FFFFFF" w:val="clear"/>
          </w:tcPr>
          <w:p>
            <w:pPr>
              <w:pStyle w:val="Normal"/>
              <w:spacing w:lineRule="auto" w:line="240" w:before="0" w:after="0"/>
              <w:rPr>
                <w:ins w:id="1352" w:author="Hossein Batebi" w:date="2026-09-26T00:00:00Z"/>
              </w:rPr>
            </w:pPr>
            <w:ins w:id="1351" w:author="Hossein Batebi" w:date="2026-09-26T00:00:00Z">
              <w:r>
                <w:rPr>
                  <w:rFonts w:eastAsia="Times New Roman" w:cs="Arial"/>
                  <w:b w:val="false"/>
                  <w:bCs w:val="false"/>
                  <w:sz w:val="16"/>
                  <w:szCs w:val="16"/>
                </w:rPr>
                <w:t xml:space="preserve">Distance between generic positions 5.50 and 6.44.</w:t>
              </w:r>
            </w:ins>
          </w:p>
        </w:tc>
      </w:tr>
      <w:tr>
        <w:trPr/>
        <w:tc>
          <w:tcPr>
            <w:tcW w:w="2400" w:type="dxa"/>
            <w:tcBorders>
              <w:top w:val="single" w:sz="2" w:space="0" w:color="E4E0EA"/>
              <w:bottom w:val="single" w:sz="2" w:space="0" w:color="E4E0EA"/>
            </w:tcBorders>
            <w:shd w:fill="FFFFFF" w:val="clear"/>
          </w:tcPr>
          <w:p>
            <w:pPr>
              <w:pStyle w:val="Normal"/>
              <w:spacing w:lineRule="auto" w:line="240" w:before="0" w:after="0"/>
              <w:rPr>
                <w:ins w:id="1354" w:author="Hossein Batebi" w:date="2026-09-26T00:00:00Z"/>
              </w:rPr>
            </w:pPr>
            <w:ins w:id="1353" w:author="Hossein Batebi" w:date="2026-09-26T00:00:00Z">
              <w:r>
                <w:rPr>
                  <w:rFonts w:eastAsia="Times New Roman" w:cs="Arial"/>
                  <w:b w:val="false"/>
                  <w:bCs w:val="false"/>
                  <w:sz w:val="16"/>
                  <w:szCs w:val="16"/>
                </w:rPr>
                <w:t xml:space="preserve">Y7.53 displacement</w:t>
              </w:r>
            </w:ins>
          </w:p>
        </w:tc>
        <w:tc>
          <w:tcPr>
            <w:tcW w:w="1700" w:type="dxa"/>
            <w:tcBorders>
              <w:top w:val="single" w:sz="2" w:space="0" w:color="E4E0EA"/>
              <w:bottom w:val="single" w:sz="2" w:space="0" w:color="E4E0EA"/>
            </w:tcBorders>
            <w:shd w:fill="FFFFFF" w:val="clear"/>
          </w:tcPr>
          <w:p>
            <w:pPr>
              <w:pStyle w:val="Normal"/>
              <w:spacing w:lineRule="auto" w:line="240" w:before="0" w:after="0"/>
              <w:rPr>
                <w:ins w:id="1356" w:author="Hossein Batebi" w:date="2026-09-26T00:00:00Z"/>
              </w:rPr>
            </w:pPr>
            <w:ins w:id="1355" w:author="Hossein Batebi" w:date="2026-09-26T00:00:00Z">
              <w:r>
                <w:rPr>
                  <w:rFonts w:eastAsia="Times New Roman" w:cs="Arial"/>
                  <w:b w:val="false"/>
                  <w:bCs w:val="false"/>
                  <w:sz w:val="16"/>
                  <w:szCs w:val="16"/>
                </w:rPr>
                <w:t xml:space="preserve">Å</w:t>
              </w:r>
            </w:ins>
          </w:p>
        </w:tc>
        <w:tc>
          <w:tcPr>
            <w:tcW w:w="5260" w:type="dxa"/>
            <w:tcBorders>
              <w:top w:val="single" w:sz="2" w:space="0" w:color="E4E0EA"/>
              <w:bottom w:val="single" w:sz="2" w:space="0" w:color="E4E0EA"/>
            </w:tcBorders>
            <w:shd w:fill="FFFFFF" w:val="clear"/>
          </w:tcPr>
          <w:p>
            <w:pPr>
              <w:pStyle w:val="Normal"/>
              <w:spacing w:lineRule="auto" w:line="240" w:before="0" w:after="0"/>
              <w:rPr>
                <w:ins w:id="1358" w:author="Hossein Batebi" w:date="2026-09-26T00:00:00Z"/>
              </w:rPr>
            </w:pPr>
            <w:ins w:id="1357" w:author="Hossein Batebi" w:date="2026-09-26T00:00:00Z">
              <w:r>
                <w:rPr>
                  <w:rFonts w:eastAsia="Times New Roman" w:cs="Arial"/>
                  <w:b w:val="false"/>
                  <w:bCs w:val="false"/>
                  <w:sz w:val="16"/>
                  <w:szCs w:val="16"/>
                </w:rPr>
                <w:t xml:space="preserve">Aligned displacement of the residue at generic position 7.53.</w:t>
              </w:r>
            </w:ins>
          </w:p>
        </w:tc>
      </w:tr>
      <w:tr>
        <w:trPr/>
        <w:tc>
          <w:tcPr>
            <w:tcW w:w="2400" w:type="dxa"/>
            <w:tcBorders>
              <w:top w:val="single" w:sz="2" w:space="0" w:color="E4E0EA"/>
              <w:bottom w:val="single" w:sz="2" w:space="0" w:color="E4E0EA"/>
            </w:tcBorders>
            <w:shd w:fill="FFFFFF" w:val="clear"/>
          </w:tcPr>
          <w:p>
            <w:pPr>
              <w:pStyle w:val="Normal"/>
              <w:spacing w:lineRule="auto" w:line="240" w:before="0" w:after="0"/>
              <w:rPr>
                <w:ins w:id="1360" w:author="Hossein Batebi" w:date="2026-09-26T00:00:00Z"/>
              </w:rPr>
            </w:pPr>
            <w:ins w:id="1359" w:author="Hossein Batebi" w:date="2026-09-26T00:00:00Z">
              <w:r>
                <w:rPr>
                  <w:rFonts w:eastAsia="Times New Roman" w:cs="Arial"/>
                  <w:b w:val="false"/>
                  <w:bCs w:val="false"/>
                  <w:sz w:val="16"/>
                  <w:szCs w:val="16"/>
                </w:rPr>
                <w:t xml:space="preserve">DRY 3.50-6.30 minimum</w:t>
              </w:r>
            </w:ins>
          </w:p>
        </w:tc>
        <w:tc>
          <w:tcPr>
            <w:tcW w:w="1700" w:type="dxa"/>
            <w:tcBorders>
              <w:top w:val="single" w:sz="2" w:space="0" w:color="E4E0EA"/>
              <w:bottom w:val="single" w:sz="2" w:space="0" w:color="E4E0EA"/>
            </w:tcBorders>
            <w:shd w:fill="FFFFFF" w:val="clear"/>
          </w:tcPr>
          <w:p>
            <w:pPr>
              <w:pStyle w:val="Normal"/>
              <w:spacing w:lineRule="auto" w:line="240" w:before="0" w:after="0"/>
              <w:rPr>
                <w:ins w:id="1362" w:author="Hossein Batebi" w:date="2026-09-26T00:00:00Z"/>
              </w:rPr>
            </w:pPr>
            <w:ins w:id="1361" w:author="Hossein Batebi" w:date="2026-09-26T00:00:00Z">
              <w:r>
                <w:rPr>
                  <w:rFonts w:eastAsia="Times New Roman" w:cs="Arial"/>
                  <w:b w:val="false"/>
                  <w:bCs w:val="false"/>
                  <w:sz w:val="16"/>
                  <w:szCs w:val="16"/>
                </w:rPr>
                <w:t xml:space="preserve">Å</w:t>
              </w:r>
            </w:ins>
          </w:p>
        </w:tc>
        <w:tc>
          <w:tcPr>
            <w:tcW w:w="5260" w:type="dxa"/>
            <w:tcBorders>
              <w:top w:val="single" w:sz="2" w:space="0" w:color="E4E0EA"/>
              <w:bottom w:val="single" w:sz="2" w:space="0" w:color="E4E0EA"/>
            </w:tcBorders>
            <w:shd w:fill="FFFFFF" w:val="clear"/>
          </w:tcPr>
          <w:p>
            <w:pPr>
              <w:pStyle w:val="Normal"/>
              <w:spacing w:lineRule="auto" w:line="240" w:before="0" w:after="0"/>
              <w:rPr>
                <w:ins w:id="1364" w:author="Hossein Batebi" w:date="2026-09-26T00:00:00Z"/>
              </w:rPr>
            </w:pPr>
            <w:ins w:id="1363" w:author="Hossein Batebi" w:date="2026-09-26T00:00:00Z">
              <w:r>
                <w:rPr>
                  <w:rFonts w:eastAsia="Times New Roman" w:cs="Arial"/>
                  <w:b w:val="false"/>
                  <w:bCs w:val="false"/>
                  <w:sz w:val="16"/>
                  <w:szCs w:val="16"/>
                </w:rPr>
                <w:t xml:space="preserve">Minimum heavy-atom separation between generic positions 3.50 and 6.30.</w:t>
              </w:r>
            </w:ins>
          </w:p>
        </w:tc>
      </w:tr>
      <w:tr>
        <w:trPr/>
        <w:tc>
          <w:tcPr>
            <w:tcW w:w="2400" w:type="dxa"/>
            <w:tcBorders>
              <w:top w:val="single" w:sz="2" w:space="0" w:color="E4E0EA"/>
              <w:bottom w:val="single" w:sz="2" w:space="0" w:color="E4E0EA"/>
            </w:tcBorders>
            <w:shd w:fill="FFFFFF" w:val="clear"/>
          </w:tcPr>
          <w:p>
            <w:pPr>
              <w:pStyle w:val="Normal"/>
              <w:spacing w:lineRule="auto" w:line="240" w:before="0" w:after="0"/>
              <w:rPr>
                <w:ins w:id="1366" w:author="Hossein Batebi" w:date="2026-09-26T00:00:00Z"/>
              </w:rPr>
            </w:pPr>
            <w:ins w:id="1365" w:author="Hossein Batebi" w:date="2026-09-26T00:00:00Z">
              <w:r>
                <w:rPr>
                  <w:rFonts w:eastAsia="Times New Roman" w:cs="Arial"/>
                  <w:b w:val="false"/>
                  <w:bCs w:val="false"/>
                  <w:sz w:val="16"/>
                  <w:szCs w:val="16"/>
                </w:rPr>
                <w:t xml:space="preserve">ICL2 helix fraction</w:t>
              </w:r>
            </w:ins>
          </w:p>
        </w:tc>
        <w:tc>
          <w:tcPr>
            <w:tcW w:w="1700" w:type="dxa"/>
            <w:tcBorders>
              <w:top w:val="single" w:sz="2" w:space="0" w:color="E4E0EA"/>
              <w:bottom w:val="single" w:sz="2" w:space="0" w:color="E4E0EA"/>
            </w:tcBorders>
            <w:shd w:fill="FFFFFF" w:val="clear"/>
          </w:tcPr>
          <w:p>
            <w:pPr>
              <w:pStyle w:val="Normal"/>
              <w:spacing w:lineRule="auto" w:line="240" w:before="0" w:after="0"/>
              <w:rPr>
                <w:ins w:id="1368" w:author="Hossein Batebi" w:date="2026-09-26T00:00:00Z"/>
              </w:rPr>
            </w:pPr>
            <w:ins w:id="1367" w:author="Hossein Batebi" w:date="2026-09-26T00:00:00Z">
              <w:r>
                <w:rPr>
                  <w:rFonts w:eastAsia="Times New Roman" w:cs="Arial"/>
                  <w:b w:val="false"/>
                  <w:bCs w:val="false"/>
                  <w:sz w:val="16"/>
                  <w:szCs w:val="16"/>
                </w:rPr>
                <w:t xml:space="preserve">fraction</w:t>
              </w:r>
            </w:ins>
          </w:p>
        </w:tc>
        <w:tc>
          <w:tcPr>
            <w:tcW w:w="5260" w:type="dxa"/>
            <w:tcBorders>
              <w:top w:val="single" w:sz="2" w:space="0" w:color="E4E0EA"/>
              <w:bottom w:val="single" w:sz="2" w:space="0" w:color="E4E0EA"/>
            </w:tcBorders>
            <w:shd w:fill="FFFFFF" w:val="clear"/>
          </w:tcPr>
          <w:p>
            <w:pPr>
              <w:pStyle w:val="Normal"/>
              <w:spacing w:lineRule="auto" w:line="240" w:before="0" w:after="0"/>
              <w:rPr>
                <w:ins w:id="1370" w:author="Hossein Batebi" w:date="2026-09-26T00:00:00Z"/>
              </w:rPr>
            </w:pPr>
            <w:ins w:id="1369" w:author="Hossein Batebi" w:date="2026-09-26T00:00:00Z">
              <w:r>
                <w:rPr>
                  <w:rFonts w:eastAsia="Times New Roman" w:cs="Arial"/>
                  <w:b w:val="false"/>
                  <w:bCs w:val="false"/>
                  <w:sz w:val="16"/>
                  <w:szCs w:val="16"/>
                </w:rPr>
                <w:t xml:space="preserve">Fraction of resolved ICL2 residues assigned to helical geometry.</w:t>
              </w:r>
            </w:ins>
          </w:p>
        </w:tc>
      </w:tr>
      <w:tr>
        <w:trPr/>
        <w:tc>
          <w:tcPr>
            <w:tcW w:w="2400" w:type="dxa"/>
            <w:tcBorders>
              <w:top w:val="single" w:sz="2" w:space="0" w:color="E4E0EA"/>
              <w:bottom w:val="single" w:sz="2" w:space="0" w:color="E4E0EA"/>
            </w:tcBorders>
            <w:shd w:fill="FFFFFF" w:val="clear"/>
          </w:tcPr>
          <w:p>
            <w:pPr>
              <w:pStyle w:val="Normal"/>
              <w:spacing w:lineRule="auto" w:line="240" w:before="0" w:after="0"/>
              <w:rPr>
                <w:ins w:id="1372" w:author="Hossein Batebi" w:date="2026-09-26T00:00:00Z"/>
              </w:rPr>
            </w:pPr>
            <w:ins w:id="1371" w:author="Hossein Batebi" w:date="2026-09-26T00:00:00Z">
              <w:r>
                <w:rPr>
                  <w:rFonts w:eastAsia="Times New Roman" w:cs="Arial"/>
                  <w:b w:val="false"/>
                  <w:bCs w:val="false"/>
                  <w:sz w:val="16"/>
                  <w:szCs w:val="16"/>
                </w:rPr>
                <w:t xml:space="preserve">ICL2 centroid-TM6 6.34</w:t>
              </w:r>
            </w:ins>
          </w:p>
        </w:tc>
        <w:tc>
          <w:tcPr>
            <w:tcW w:w="1700" w:type="dxa"/>
            <w:tcBorders>
              <w:top w:val="single" w:sz="2" w:space="0" w:color="E4E0EA"/>
              <w:bottom w:val="single" w:sz="2" w:space="0" w:color="E4E0EA"/>
            </w:tcBorders>
            <w:shd w:fill="FFFFFF" w:val="clear"/>
          </w:tcPr>
          <w:p>
            <w:pPr>
              <w:pStyle w:val="Normal"/>
              <w:spacing w:lineRule="auto" w:line="240" w:before="0" w:after="0"/>
              <w:rPr>
                <w:ins w:id="1374" w:author="Hossein Batebi" w:date="2026-09-26T00:00:00Z"/>
              </w:rPr>
            </w:pPr>
            <w:ins w:id="1373" w:author="Hossein Batebi" w:date="2026-09-26T00:00:00Z">
              <w:r>
                <w:rPr>
                  <w:rFonts w:eastAsia="Times New Roman" w:cs="Arial"/>
                  <w:b w:val="false"/>
                  <w:bCs w:val="false"/>
                  <w:sz w:val="16"/>
                  <w:szCs w:val="16"/>
                </w:rPr>
                <w:t xml:space="preserve">Å</w:t>
              </w:r>
            </w:ins>
          </w:p>
        </w:tc>
        <w:tc>
          <w:tcPr>
            <w:tcW w:w="5260" w:type="dxa"/>
            <w:tcBorders>
              <w:top w:val="single" w:sz="2" w:space="0" w:color="E4E0EA"/>
              <w:bottom w:val="single" w:sz="2" w:space="0" w:color="E4E0EA"/>
            </w:tcBorders>
            <w:shd w:fill="FFFFFF" w:val="clear"/>
          </w:tcPr>
          <w:p>
            <w:pPr>
              <w:pStyle w:val="Normal"/>
              <w:spacing w:lineRule="auto" w:line="240" w:before="0" w:after="0"/>
              <w:rPr>
                <w:ins w:id="1376" w:author="Hossein Batebi" w:date="2026-09-26T00:00:00Z"/>
              </w:rPr>
            </w:pPr>
            <w:ins w:id="1375" w:author="Hossein Batebi" w:date="2026-09-26T00:00:00Z">
              <w:r>
                <w:rPr>
                  <w:rFonts w:eastAsia="Times New Roman" w:cs="Arial"/>
                  <w:b w:val="false"/>
                  <w:bCs w:val="false"/>
                  <w:sz w:val="16"/>
                  <w:szCs w:val="16"/>
                </w:rPr>
                <w:t xml:space="preserve">Distance from the resolved ICL2 centroid to generic position 6.34.</w:t>
              </w:r>
            </w:ins>
          </w:p>
        </w:tc>
      </w:tr>
      <w:tr>
        <w:trPr/>
        <w:tc>
          <w:tcPr>
            <w:tcW w:w="2400" w:type="dxa"/>
            <w:tcBorders>
              <w:top w:val="single" w:sz="2" w:space="0" w:color="E4E0EA"/>
              <w:bottom w:val="single" w:sz="2" w:space="0" w:color="E4E0EA"/>
            </w:tcBorders>
            <w:shd w:fill="FFFFFF" w:val="clear"/>
          </w:tcPr>
          <w:p>
            <w:pPr>
              <w:pStyle w:val="Normal"/>
              <w:spacing w:lineRule="auto" w:line="240" w:before="0" w:after="0"/>
              <w:rPr>
                <w:ins w:id="1378" w:author="Hossein Batebi" w:date="2026-09-26T00:00:00Z"/>
              </w:rPr>
            </w:pPr>
            <w:ins w:id="1377" w:author="Hossein Batebi" w:date="2026-09-26T00:00:00Z">
              <w:r>
                <w:rPr>
                  <w:rFonts w:eastAsia="Times New Roman" w:cs="Arial"/>
                  <w:b w:val="false"/>
                  <w:bCs w:val="false"/>
                  <w:sz w:val="16"/>
                  <w:szCs w:val="16"/>
                </w:rPr>
                <w:t xml:space="preserve">TM7-H8 angle</w:t>
              </w:r>
            </w:ins>
          </w:p>
        </w:tc>
        <w:tc>
          <w:tcPr>
            <w:tcW w:w="1700" w:type="dxa"/>
            <w:tcBorders>
              <w:top w:val="single" w:sz="2" w:space="0" w:color="E4E0EA"/>
              <w:bottom w:val="single" w:sz="2" w:space="0" w:color="E4E0EA"/>
            </w:tcBorders>
            <w:shd w:fill="FFFFFF" w:val="clear"/>
          </w:tcPr>
          <w:p>
            <w:pPr>
              <w:pStyle w:val="Normal"/>
              <w:spacing w:lineRule="auto" w:line="240" w:before="0" w:after="0"/>
              <w:rPr>
                <w:ins w:id="1380" w:author="Hossein Batebi" w:date="2026-09-26T00:00:00Z"/>
              </w:rPr>
            </w:pPr>
            <w:ins w:id="1379" w:author="Hossein Batebi" w:date="2026-09-26T00:00:00Z">
              <w:r>
                <w:rPr>
                  <w:rFonts w:eastAsia="Times New Roman" w:cs="Arial"/>
                  <w:b w:val="false"/>
                  <w:bCs w:val="false"/>
                  <w:sz w:val="16"/>
                  <w:szCs w:val="16"/>
                </w:rPr>
                <w:t xml:space="preserve">degrees</w:t>
              </w:r>
            </w:ins>
          </w:p>
        </w:tc>
        <w:tc>
          <w:tcPr>
            <w:tcW w:w="5260" w:type="dxa"/>
            <w:tcBorders>
              <w:top w:val="single" w:sz="2" w:space="0" w:color="E4E0EA"/>
              <w:bottom w:val="single" w:sz="2" w:space="0" w:color="E4E0EA"/>
            </w:tcBorders>
            <w:shd w:fill="FFFFFF" w:val="clear"/>
          </w:tcPr>
          <w:p>
            <w:pPr>
              <w:pStyle w:val="Normal"/>
              <w:spacing w:lineRule="auto" w:line="240" w:before="0" w:after="0"/>
              <w:rPr>
                <w:ins w:id="1382" w:author="Hossein Batebi" w:date="2026-09-26T00:00:00Z"/>
              </w:rPr>
            </w:pPr>
            <w:ins w:id="1381" w:author="Hossein Batebi" w:date="2026-09-26T00:00:00Z">
              <w:r>
                <w:rPr>
                  <w:rFonts w:eastAsia="Times New Roman" w:cs="Arial"/>
                  <w:b w:val="false"/>
                  <w:bCs w:val="false"/>
                  <w:sz w:val="16"/>
                  <w:szCs w:val="16"/>
                </w:rPr>
                <w:t xml:space="preserve">Orientation of the TM7 and helix 8 intracellular geometry.</w:t>
              </w:r>
            </w:ins>
          </w:p>
        </w:tc>
      </w:tr>
      <w:tr>
        <w:trPr/>
        <w:tc>
          <w:tcPr>
            <w:tcW w:w="2400" w:type="dxa"/>
            <w:tcBorders>
              <w:top w:val="single" w:sz="2" w:space="0" w:color="E4E0EA"/>
              <w:bottom w:val="single" w:sz="2" w:space="0" w:color="E4E0EA"/>
            </w:tcBorders>
            <w:shd w:fill="FFFFFF" w:val="clear"/>
          </w:tcPr>
          <w:p>
            <w:pPr>
              <w:pStyle w:val="Normal"/>
              <w:spacing w:lineRule="auto" w:line="240" w:before="0" w:after="0"/>
              <w:rPr>
                <w:ins w:id="1384" w:author="Hossein Batebi" w:date="2026-09-26T00:00:00Z"/>
              </w:rPr>
            </w:pPr>
            <w:ins w:id="1383" w:author="Hossein Batebi" w:date="2026-09-26T00:00:00Z">
              <w:r>
                <w:rPr>
                  <w:rFonts w:eastAsia="Times New Roman" w:cs="Arial"/>
                  <w:b w:val="false"/>
                  <w:bCs w:val="false"/>
                  <w:sz w:val="16"/>
                  <w:szCs w:val="16"/>
                </w:rPr>
                <w:t xml:space="preserve">Core cavity mouth area</w:t>
              </w:r>
            </w:ins>
          </w:p>
        </w:tc>
        <w:tc>
          <w:tcPr>
            <w:tcW w:w="1700" w:type="dxa"/>
            <w:tcBorders>
              <w:top w:val="single" w:sz="2" w:space="0" w:color="E4E0EA"/>
              <w:bottom w:val="single" w:sz="2" w:space="0" w:color="E4E0EA"/>
            </w:tcBorders>
            <w:shd w:fill="FFFFFF" w:val="clear"/>
          </w:tcPr>
          <w:p>
            <w:pPr>
              <w:pStyle w:val="Normal"/>
              <w:spacing w:lineRule="auto" w:line="240" w:before="0" w:after="0"/>
              <w:rPr>
                <w:ins w:id="1386" w:author="Hossein Batebi" w:date="2026-09-26T00:00:00Z"/>
              </w:rPr>
            </w:pPr>
            <w:ins w:id="1385" w:author="Hossein Batebi" w:date="2026-09-26T00:00:00Z">
              <w:r>
                <w:rPr>
                  <w:rFonts w:eastAsia="Times New Roman" w:cs="Arial"/>
                  <w:b w:val="false"/>
                  <w:bCs w:val="false"/>
                  <w:sz w:val="16"/>
                  <w:szCs w:val="16"/>
                </w:rPr>
                <w:t xml:space="preserve">Å²</w:t>
              </w:r>
            </w:ins>
          </w:p>
        </w:tc>
        <w:tc>
          <w:tcPr>
            <w:tcW w:w="5260" w:type="dxa"/>
            <w:tcBorders>
              <w:top w:val="single" w:sz="2" w:space="0" w:color="E4E0EA"/>
              <w:bottom w:val="single" w:sz="2" w:space="0" w:color="E4E0EA"/>
            </w:tcBorders>
            <w:shd w:fill="FFFFFF" w:val="clear"/>
          </w:tcPr>
          <w:p>
            <w:pPr>
              <w:pStyle w:val="Normal"/>
              <w:spacing w:lineRule="auto" w:line="240" w:before="0" w:after="0"/>
              <w:rPr>
                <w:ins w:id="1388" w:author="Hossein Batebi" w:date="2026-09-26T00:00:00Z"/>
              </w:rPr>
            </w:pPr>
            <w:ins w:id="1387" w:author="Hossein Batebi" w:date="2026-09-26T00:00:00Z">
              <w:r>
                <w:rPr>
                  <w:rFonts w:eastAsia="Times New Roman" w:cs="Arial"/>
                  <w:b w:val="false"/>
                  <w:bCs w:val="false"/>
                  <w:sz w:val="16"/>
                  <w:szCs w:val="16"/>
                </w:rPr>
                <w:t xml:space="preserve">Cross-sectional area of the connected solvent-accessible intracellular cavity at the mouth.</w:t>
              </w:r>
            </w:ins>
          </w:p>
        </w:tc>
      </w:tr>
      <w:tr>
        <w:trPr/>
        <w:tc>
          <w:tcPr>
            <w:tcW w:w="2400" w:type="dxa"/>
            <w:tcBorders>
              <w:top w:val="single" w:sz="2" w:space="0" w:color="E4E0EA"/>
              <w:bottom w:val="single" w:sz="2" w:space="0" w:color="E4E0EA"/>
            </w:tcBorders>
            <w:shd w:fill="FFFFFF" w:val="clear"/>
          </w:tcPr>
          <w:p>
            <w:pPr>
              <w:pStyle w:val="Normal"/>
              <w:spacing w:lineRule="auto" w:line="240" w:before="0" w:after="0"/>
              <w:rPr>
                <w:ins w:id="1390" w:author="Hossein Batebi" w:date="2026-09-26T00:00:00Z"/>
              </w:rPr>
            </w:pPr>
            <w:ins w:id="1389" w:author="Hossein Batebi" w:date="2026-09-26T00:00:00Z">
              <w:r>
                <w:rPr>
                  <w:rFonts w:eastAsia="Times New Roman" w:cs="Arial"/>
                  <w:b w:val="false"/>
                  <w:bCs w:val="false"/>
                  <w:sz w:val="16"/>
                  <w:szCs w:val="16"/>
                </w:rPr>
                <w:t xml:space="preserve">Other core cavity metrics</w:t>
              </w:r>
            </w:ins>
          </w:p>
        </w:tc>
        <w:tc>
          <w:tcPr>
            <w:tcW w:w="1700" w:type="dxa"/>
            <w:tcBorders>
              <w:top w:val="single" w:sz="2" w:space="0" w:color="E4E0EA"/>
              <w:bottom w:val="single" w:sz="2" w:space="0" w:color="E4E0EA"/>
            </w:tcBorders>
            <w:shd w:fill="FFFFFF" w:val="clear"/>
          </w:tcPr>
          <w:p>
            <w:pPr>
              <w:pStyle w:val="Normal"/>
              <w:spacing w:lineRule="auto" w:line="240" w:before="0" w:after="0"/>
              <w:rPr>
                <w:ins w:id="1392" w:author="Hossein Batebi" w:date="2026-09-26T00:00:00Z"/>
              </w:rPr>
            </w:pPr>
            <w:ins w:id="1391" w:author="Hossein Batebi" w:date="2026-09-26T00:00:00Z">
              <w:r>
                <w:rPr>
                  <w:rFonts w:eastAsia="Times New Roman" w:cs="Arial"/>
                  <w:b w:val="false"/>
                  <w:bCs w:val="false"/>
                  <w:sz w:val="16"/>
                  <w:szCs w:val="16"/>
                </w:rPr>
                <w:t xml:space="preserve">Å, Å², Å³ or dimensionless</w:t>
              </w:r>
            </w:ins>
          </w:p>
        </w:tc>
        <w:tc>
          <w:tcPr>
            <w:tcW w:w="5260" w:type="dxa"/>
            <w:tcBorders>
              <w:top w:val="single" w:sz="2" w:space="0" w:color="E4E0EA"/>
              <w:bottom w:val="single" w:sz="2" w:space="0" w:color="E4E0EA"/>
            </w:tcBorders>
            <w:shd w:fill="FFFFFF" w:val="clear"/>
          </w:tcPr>
          <w:p>
            <w:pPr>
              <w:pStyle w:val="Normal"/>
              <w:spacing w:lineRule="auto" w:line="240" w:before="0" w:after="0"/>
              <w:rPr>
                <w:ins w:id="1394" w:author="Hossein Batebi" w:date="2026-09-26T00:00:00Z"/>
              </w:rPr>
            </w:pPr>
            <w:ins w:id="1393" w:author="Hossein Batebi" w:date="2026-09-26T00:00:00Z">
              <w:r>
                <w:rPr>
                  <w:rFonts w:eastAsia="Times New Roman" w:cs="Arial"/>
                  <w:b w:val="false"/>
                  <w:bCs w:val="false"/>
                  <w:sz w:val="16"/>
                  <w:szCs w:val="16"/>
                </w:rPr>
                <w:t xml:space="preserve">Connected-cavity volume, surface area, depth, widths and radii, principal dimensions, shape and asymmetry, and wall fractions in a fixed receptor-centred envelope.</w:t>
              </w:r>
            </w:ins>
          </w:p>
        </w:tc>
      </w:tr>
    </w:tbl>
    <w:p>
      <w:pPr>
        <w:pStyle w:val="Normal"/>
        <w:spacing w:lineRule="exact" w:line="290" w:before="0" w:after="180"/>
        <w:jc w:val="both"/>
        <w:rPr>
          <w:ins w:id="1395" w:author="Hossein Batebi" w:date="2026-09-26T00:00:00Z"/>
        </w:rPr>
      </w:pPr>
    </w:p>
    <w:p>
      <w:pPr>
        <w:pStyle w:val="Heading2"/>
        <w:spacing w:lineRule="exact" w:line="250" w:before="140" w:after="100"/>
        <w:jc w:val="both"/>
        <w:rPr>
          <w:ins w:id="1397" w:author="Hossein Batebi" w:date="2026-09-26T00:00:00Z"/>
        </w:rPr>
      </w:pPr>
      <w:ins w:id="1396" w:author="Hossein Batebi" w:date="2026-09-26T00:00:00Z">
        <w:r>
          <w:rPr>
            <w:rFonts w:eastAsia="Times New Roman"/>
            <w:i w:val="false"/>
          </w:rPr>
          <w:t>Table S22 | Specimen-level provenance audit of the 51 receptor-only coordinate models that passed the polymer-entity screen. Each structure is classified using the deposited entry title, EM sample description, EMDB and PDB relationships, particle counts and the primary publication. Row-level evidence, including deposited titles, sample descriptions, particle counts and source links, is supplied in Source Data S14.</w:t>
        </w:r>
      </w:ins>
    </w:p>
    <w:tbl>
      <w:tblPr>
        <w:tblW w:w="9360" w:type="dxa"/>
        <w:jc w:val="left"/>
        <w:tblInd w:w="0" w:type="dxa"/>
        <w:tblLayout w:type="fixed"/>
        <w:tblCellMar>
          <w:top w:w="50" w:type="dxa"/>
          <w:left w:w="90" w:type="dxa"/>
          <w:bottom w:w="50" w:type="dxa"/>
          <w:right w:w="90" w:type="dxa"/>
        </w:tblCellMar>
      </w:tblPr>
      <w:tblGrid>
        <w:gridCol w:w="1250"/>
        <w:gridCol w:w="1050"/>
        <w:gridCol w:w="1100"/>
        <w:gridCol w:w="2360"/>
        <w:gridCol w:w="3600"/>
      </w:tblGrid>
      <w:tr>
        <w:trPr>
          <w:tblHeader w:val="true"/>
        </w:trPr>
        <w:tc>
          <w:tcPr>
            <w:tcW w:w="1250" w:type="dxa"/>
            <w:tcBorders>
              <w:top w:val="single" w:sz="4" w:space="0" w:color="B9B2C4"/>
              <w:bottom w:val="single" w:sz="2" w:space="0" w:color="E4E0EA"/>
            </w:tcBorders>
            <w:shd w:fill="F2EEF4" w:val="clear"/>
          </w:tcPr>
          <w:p>
            <w:pPr>
              <w:pStyle w:val="Normal"/>
              <w:spacing w:lineRule="auto" w:line="240" w:before="0" w:after="0"/>
              <w:rPr>
                <w:ins w:id="1399" w:author="Hossein Batebi" w:date="2026-09-26T00:00:00Z"/>
              </w:rPr>
            </w:pPr>
            <w:ins w:id="1398" w:author="Hossein Batebi" w:date="2026-09-26T00:00:00Z">
              <w:r>
                <w:rPr>
                  <w:rFonts w:eastAsia="Times New Roman" w:cs="Arial"/>
                  <w:b/>
                  <w:bCs/>
                  <w:sz w:val="17"/>
                  <w:szCs w:val="16"/>
                </w:rPr>
                <w:t xml:space="preserve">Receptor</w:t>
              </w:r>
            </w:ins>
          </w:p>
        </w:tc>
        <w:tc>
          <w:tcPr>
            <w:tcW w:w="1050" w:type="dxa"/>
            <w:tcBorders>
              <w:top w:val="single" w:sz="4" w:space="0" w:color="B9B2C4"/>
              <w:bottom w:val="single" w:sz="2" w:space="0" w:color="E4E0EA"/>
            </w:tcBorders>
            <w:shd w:fill="F2EEF4" w:val="clear"/>
          </w:tcPr>
          <w:p>
            <w:pPr>
              <w:pStyle w:val="Normal"/>
              <w:spacing w:lineRule="auto" w:line="240" w:before="0" w:after="0"/>
              <w:rPr>
                <w:ins w:id="1401" w:author="Hossein Batebi" w:date="2026-09-26T00:00:00Z"/>
              </w:rPr>
            </w:pPr>
            <w:ins w:id="1400" w:author="Hossein Batebi" w:date="2026-09-26T00:00:00Z">
              <w:r>
                <w:rPr>
                  <w:rFonts w:eastAsia="Times New Roman" w:cs="Arial"/>
                  <w:b/>
                  <w:bCs/>
                  <w:sz w:val="17"/>
                  <w:szCs w:val="16"/>
                </w:rPr>
                <w:t xml:space="preserve">PDB:chain</w:t>
              </w:r>
            </w:ins>
          </w:p>
        </w:tc>
        <w:tc>
          <w:tcPr>
            <w:tcW w:w="1100" w:type="dxa"/>
            <w:tcBorders>
              <w:top w:val="single" w:sz="4" w:space="0" w:color="B9B2C4"/>
              <w:bottom w:val="single" w:sz="2" w:space="0" w:color="E4E0EA"/>
            </w:tcBorders>
            <w:shd w:fill="F2EEF4" w:val="clear"/>
          </w:tcPr>
          <w:p>
            <w:pPr>
              <w:pStyle w:val="Normal"/>
              <w:spacing w:lineRule="auto" w:line="240" w:before="0" w:after="0"/>
              <w:rPr>
                <w:ins w:id="1403" w:author="Hossein Batebi" w:date="2026-09-26T00:00:00Z"/>
              </w:rPr>
            </w:pPr>
            <w:ins w:id="1402" w:author="Hossein Batebi" w:date="2026-09-26T00:00:00Z">
              <w:r>
                <w:rPr>
                  <w:rFonts w:eastAsia="Times New Roman" w:cs="Arial"/>
                  <w:b/>
                  <w:bCs/>
                  <w:sz w:val="17"/>
                  <w:szCs w:val="16"/>
                </w:rPr>
                <w:t xml:space="preserve">Method</w:t>
              </w:r>
            </w:ins>
          </w:p>
        </w:tc>
        <w:tc>
          <w:tcPr>
            <w:tcW w:w="2360" w:type="dxa"/>
            <w:tcBorders>
              <w:top w:val="single" w:sz="4" w:space="0" w:color="B9B2C4"/>
              <w:bottom w:val="single" w:sz="2" w:space="0" w:color="E4E0EA"/>
            </w:tcBorders>
            <w:shd w:fill="F2EEF4" w:val="clear"/>
          </w:tcPr>
          <w:p>
            <w:pPr>
              <w:pStyle w:val="Normal"/>
              <w:spacing w:lineRule="auto" w:line="240" w:before="0" w:after="0"/>
              <w:rPr>
                <w:ins w:id="1405" w:author="Hossein Batebi" w:date="2026-09-26T00:00:00Z"/>
              </w:rPr>
            </w:pPr>
            <w:ins w:id="1404" w:author="Hossein Batebi" w:date="2026-09-26T00:00:00Z">
              <w:r>
                <w:rPr>
                  <w:rFonts w:eastAsia="Times New Roman" w:cs="Arial"/>
                  <w:b/>
                  <w:bCs/>
                  <w:sz w:val="17"/>
                  <w:szCs w:val="16"/>
                </w:rPr>
                <w:t xml:space="preserve">Classification</w:t>
              </w:r>
            </w:ins>
          </w:p>
        </w:tc>
        <w:tc>
          <w:tcPr>
            <w:tcW w:w="3600" w:type="dxa"/>
            <w:tcBorders>
              <w:top w:val="single" w:sz="4" w:space="0" w:color="B9B2C4"/>
              <w:bottom w:val="single" w:sz="2" w:space="0" w:color="E4E0EA"/>
            </w:tcBorders>
            <w:shd w:fill="F2EEF4" w:val="clear"/>
          </w:tcPr>
          <w:p>
            <w:pPr>
              <w:pStyle w:val="Normal"/>
              <w:spacing w:lineRule="auto" w:line="240" w:before="0" w:after="0"/>
              <w:rPr>
                <w:ins w:id="1407" w:author="Hossein Batebi" w:date="2026-09-26T00:00:00Z"/>
              </w:rPr>
            </w:pPr>
            <w:ins w:id="1406" w:author="Hossein Batebi" w:date="2026-09-26T00:00:00Z">
              <w:r>
                <w:rPr>
                  <w:rFonts w:eastAsia="Times New Roman" w:cs="Arial"/>
                  <w:b/>
                  <w:bCs/>
                  <w:sz w:val="17"/>
                  <w:szCs w:val="16"/>
                </w:rPr>
                <w:t xml:space="preserve">Evidence</w:t>
              </w:r>
            </w:ins>
          </w:p>
        </w:tc>
      </w:tr>
      <w:tr>
        <w:trPr/>
        <w:tc>
          <w:tcPr>
            <w:tcW w:w="1250" w:type="dxa"/>
            <w:tcBorders>
              <w:top w:val="single" w:sz="2" w:space="0" w:color="E4E0EA"/>
              <w:bottom w:val="single" w:sz="2" w:space="0" w:color="E4E0EA"/>
            </w:tcBorders>
            <w:shd w:fill="FFFFFF" w:val="clear"/>
          </w:tcPr>
          <w:p>
            <w:pPr>
              <w:pStyle w:val="Normal"/>
              <w:spacing w:lineRule="auto" w:line="240" w:before="0" w:after="0"/>
              <w:rPr>
                <w:ins w:id="1409" w:author="Hossein Batebi" w:date="2026-09-26T00:00:00Z"/>
              </w:rPr>
            </w:pPr>
            <w:ins w:id="1408" w:author="Hossein Batebi" w:date="2026-09-26T00:00:00Z">
              <w:r>
                <w:rPr>
                  <w:rFonts w:eastAsia="Times New Roman" w:cs="Arial"/>
                  <w:b w:val="false"/>
                  <w:bCs w:val="false"/>
                  <w:sz w:val="16"/>
                  <w:szCs w:val="16"/>
                </w:rPr>
                <w:t xml:space="preserve">A2A receptor</w:t>
              </w:r>
            </w:ins>
          </w:p>
        </w:tc>
        <w:tc>
          <w:tcPr>
            <w:tcW w:w="1050" w:type="dxa"/>
            <w:tcBorders>
              <w:top w:val="single" w:sz="2" w:space="0" w:color="E4E0EA"/>
              <w:bottom w:val="single" w:sz="2" w:space="0" w:color="E4E0EA"/>
            </w:tcBorders>
            <w:shd w:fill="FFFFFF" w:val="clear"/>
          </w:tcPr>
          <w:p>
            <w:pPr>
              <w:pStyle w:val="Normal"/>
              <w:spacing w:lineRule="auto" w:line="240" w:before="0" w:after="0"/>
              <w:rPr>
                <w:ins w:id="1411" w:author="Hossein Batebi" w:date="2026-09-26T00:00:00Z"/>
              </w:rPr>
            </w:pPr>
            <w:ins w:id="1410" w:author="Hossein Batebi" w:date="2026-09-26T00:00:00Z">
              <w:r>
                <w:rPr>
                  <w:rFonts w:eastAsia="Times New Roman" w:cs="Arial"/>
                  <w:b w:val="false"/>
                  <w:bCs w:val="false"/>
                  <w:sz w:val="16"/>
                  <w:szCs w:val="16"/>
                </w:rPr>
                <w:t xml:space="preserve">2YDO:A</w:t>
              </w:r>
            </w:ins>
          </w:p>
        </w:tc>
        <w:tc>
          <w:tcPr>
            <w:tcW w:w="1100" w:type="dxa"/>
            <w:tcBorders>
              <w:top w:val="single" w:sz="2" w:space="0" w:color="E4E0EA"/>
              <w:bottom w:val="single" w:sz="2" w:space="0" w:color="E4E0EA"/>
            </w:tcBorders>
            <w:shd w:fill="FFFFFF" w:val="clear"/>
          </w:tcPr>
          <w:p>
            <w:pPr>
              <w:pStyle w:val="Normal"/>
              <w:spacing w:lineRule="auto" w:line="240" w:before="0" w:after="0"/>
              <w:rPr>
                <w:ins w:id="1413" w:author="Hossein Batebi" w:date="2026-09-26T00:00:00Z"/>
              </w:rPr>
            </w:pPr>
            <w:ins w:id="1412" w:author="Hossein Batebi" w:date="2026-09-26T00:00:00Z">
              <w:r>
                <w:rPr>
                  <w:rFonts w:eastAsia="Times New Roman" w:cs="Arial"/>
                  <w:b w:val="false"/>
                  <w:bCs w:val="false"/>
                  <w:sz w:val="16"/>
                  <w:szCs w:val="16"/>
                </w:rPr>
                <w:t xml:space="preserve">X-ray</w:t>
              </w:r>
            </w:ins>
          </w:p>
        </w:tc>
        <w:tc>
          <w:tcPr>
            <w:tcW w:w="2360" w:type="dxa"/>
            <w:tcBorders>
              <w:top w:val="single" w:sz="2" w:space="0" w:color="E4E0EA"/>
              <w:bottom w:val="single" w:sz="2" w:space="0" w:color="E4E0EA"/>
            </w:tcBorders>
            <w:shd w:fill="FFFFFF" w:val="clear"/>
          </w:tcPr>
          <w:p>
            <w:pPr>
              <w:pStyle w:val="Normal"/>
              <w:spacing w:lineRule="auto" w:line="240" w:before="0" w:after="0"/>
              <w:rPr>
                <w:ins w:id="1415" w:author="Hossein Batebi" w:date="2026-09-26T00:00:00Z"/>
              </w:rPr>
            </w:pPr>
            <w:ins w:id="1414" w:author="Hossein Batebi" w:date="2026-09-26T00:00:00Z">
              <w:r>
                <w:rPr>
                  <w:rFonts w:eastAsia="Times New Roman" w:cs="Arial"/>
                  <w:b w:val="false"/>
                  <w:bCs w:val="false"/>
                  <w:sz w:val="16"/>
                  <w:szCs w:val="16"/>
                </w:rPr>
                <w:t xml:space="preserve">Transducer-free specimen</w:t>
              </w:r>
            </w:ins>
          </w:p>
        </w:tc>
        <w:tc>
          <w:tcPr>
            <w:tcW w:w="3600" w:type="dxa"/>
            <w:tcBorders>
              <w:top w:val="single" w:sz="2" w:space="0" w:color="E4E0EA"/>
              <w:bottom w:val="single" w:sz="2" w:space="0" w:color="E4E0EA"/>
            </w:tcBorders>
            <w:shd w:fill="FFFFFF" w:val="clear"/>
          </w:tcPr>
          <w:p>
            <w:pPr>
              <w:pStyle w:val="Normal"/>
              <w:spacing w:lineRule="auto" w:line="240" w:before="0" w:after="0"/>
              <w:rPr>
                <w:ins w:id="1417" w:author="Hossein Batebi" w:date="2026-09-26T00:00:00Z"/>
              </w:rPr>
            </w:pPr>
            <w:ins w:id="1416" w:author="Hossein Batebi" w:date="2026-09-26T00:00:00Z">
              <w:r>
                <w:rPr>
                  <w:rFonts w:eastAsia="Times New Roman" w:cs="Arial"/>
                  <w:b w:val="false"/>
                  <w:bCs w:val="false"/>
                  <w:sz w:val="16"/>
                  <w:szCs w:val="16"/>
                </w:rPr>
                <w:t xml:space="preserve">Thermostabilised agonist-bound A2A receptor crystal; no intracellular transducer in specimen/model.</w:t>
              </w:r>
            </w:ins>
          </w:p>
        </w:tc>
      </w:tr>
      <w:tr>
        <w:trPr/>
        <w:tc>
          <w:tcPr>
            <w:tcW w:w="1250" w:type="dxa"/>
            <w:tcBorders>
              <w:top w:val="single" w:sz="2" w:space="0" w:color="E4E0EA"/>
              <w:bottom w:val="single" w:sz="2" w:space="0" w:color="E4E0EA"/>
            </w:tcBorders>
            <w:shd w:fill="FFFFFF" w:val="clear"/>
          </w:tcPr>
          <w:p>
            <w:pPr>
              <w:pStyle w:val="Normal"/>
              <w:spacing w:lineRule="auto" w:line="240" w:before="0" w:after="0"/>
              <w:rPr>
                <w:ins w:id="1419" w:author="Hossein Batebi" w:date="2026-09-26T00:00:00Z"/>
              </w:rPr>
            </w:pPr>
            <w:ins w:id="1418" w:author="Hossein Batebi" w:date="2026-09-26T00:00:00Z">
              <w:r>
                <w:rPr>
                  <w:rFonts w:eastAsia="Times New Roman" w:cs="Arial"/>
                  <w:b w:val="false"/>
                  <w:bCs w:val="false"/>
                  <w:sz w:val="16"/>
                  <w:szCs w:val="16"/>
                </w:rPr>
                <w:t xml:space="preserve">A2A receptor</w:t>
              </w:r>
            </w:ins>
          </w:p>
        </w:tc>
        <w:tc>
          <w:tcPr>
            <w:tcW w:w="1050" w:type="dxa"/>
            <w:tcBorders>
              <w:top w:val="single" w:sz="2" w:space="0" w:color="E4E0EA"/>
              <w:bottom w:val="single" w:sz="2" w:space="0" w:color="E4E0EA"/>
            </w:tcBorders>
            <w:shd w:fill="FFFFFF" w:val="clear"/>
          </w:tcPr>
          <w:p>
            <w:pPr>
              <w:pStyle w:val="Normal"/>
              <w:spacing w:lineRule="auto" w:line="240" w:before="0" w:after="0"/>
              <w:rPr>
                <w:ins w:id="1421" w:author="Hossein Batebi" w:date="2026-09-26T00:00:00Z"/>
              </w:rPr>
            </w:pPr>
            <w:ins w:id="1420" w:author="Hossein Batebi" w:date="2026-09-26T00:00:00Z">
              <w:r>
                <w:rPr>
                  <w:rFonts w:eastAsia="Times New Roman" w:cs="Arial"/>
                  <w:b w:val="false"/>
                  <w:bCs w:val="false"/>
                  <w:sz w:val="16"/>
                  <w:szCs w:val="16"/>
                </w:rPr>
                <w:t xml:space="preserve">2YDV:A</w:t>
              </w:r>
            </w:ins>
          </w:p>
        </w:tc>
        <w:tc>
          <w:tcPr>
            <w:tcW w:w="1100" w:type="dxa"/>
            <w:tcBorders>
              <w:top w:val="single" w:sz="2" w:space="0" w:color="E4E0EA"/>
              <w:bottom w:val="single" w:sz="2" w:space="0" w:color="E4E0EA"/>
            </w:tcBorders>
            <w:shd w:fill="FFFFFF" w:val="clear"/>
          </w:tcPr>
          <w:p>
            <w:pPr>
              <w:pStyle w:val="Normal"/>
              <w:spacing w:lineRule="auto" w:line="240" w:before="0" w:after="0"/>
              <w:rPr>
                <w:ins w:id="1423" w:author="Hossein Batebi" w:date="2026-09-26T00:00:00Z"/>
              </w:rPr>
            </w:pPr>
            <w:ins w:id="1422" w:author="Hossein Batebi" w:date="2026-09-26T00:00:00Z">
              <w:r>
                <w:rPr>
                  <w:rFonts w:eastAsia="Times New Roman" w:cs="Arial"/>
                  <w:b w:val="false"/>
                  <w:bCs w:val="false"/>
                  <w:sz w:val="16"/>
                  <w:szCs w:val="16"/>
                </w:rPr>
                <w:t xml:space="preserve">X-ray</w:t>
              </w:r>
            </w:ins>
          </w:p>
        </w:tc>
        <w:tc>
          <w:tcPr>
            <w:tcW w:w="2360" w:type="dxa"/>
            <w:tcBorders>
              <w:top w:val="single" w:sz="2" w:space="0" w:color="E4E0EA"/>
              <w:bottom w:val="single" w:sz="2" w:space="0" w:color="E4E0EA"/>
            </w:tcBorders>
            <w:shd w:fill="FFFFFF" w:val="clear"/>
          </w:tcPr>
          <w:p>
            <w:pPr>
              <w:pStyle w:val="Normal"/>
              <w:spacing w:lineRule="auto" w:line="240" w:before="0" w:after="0"/>
              <w:rPr>
                <w:ins w:id="1425" w:author="Hossein Batebi" w:date="2026-09-26T00:00:00Z"/>
              </w:rPr>
            </w:pPr>
            <w:ins w:id="1424" w:author="Hossein Batebi" w:date="2026-09-26T00:00:00Z">
              <w:r>
                <w:rPr>
                  <w:rFonts w:eastAsia="Times New Roman" w:cs="Arial"/>
                  <w:b w:val="false"/>
                  <w:bCs w:val="false"/>
                  <w:sz w:val="16"/>
                  <w:szCs w:val="16"/>
                </w:rPr>
                <w:t xml:space="preserve">Transducer-free specimen</w:t>
              </w:r>
            </w:ins>
          </w:p>
        </w:tc>
        <w:tc>
          <w:tcPr>
            <w:tcW w:w="3600" w:type="dxa"/>
            <w:tcBorders>
              <w:top w:val="single" w:sz="2" w:space="0" w:color="E4E0EA"/>
              <w:bottom w:val="single" w:sz="2" w:space="0" w:color="E4E0EA"/>
            </w:tcBorders>
            <w:shd w:fill="FFFFFF" w:val="clear"/>
          </w:tcPr>
          <w:p>
            <w:pPr>
              <w:pStyle w:val="Normal"/>
              <w:spacing w:lineRule="auto" w:line="240" w:before="0" w:after="0"/>
              <w:rPr>
                <w:ins w:id="1427" w:author="Hossein Batebi" w:date="2026-09-26T00:00:00Z"/>
              </w:rPr>
            </w:pPr>
            <w:ins w:id="1426" w:author="Hossein Batebi" w:date="2026-09-26T00:00:00Z">
              <w:r>
                <w:rPr>
                  <w:rFonts w:eastAsia="Times New Roman" w:cs="Arial"/>
                  <w:b w:val="false"/>
                  <w:bCs w:val="false"/>
                  <w:sz w:val="16"/>
                  <w:szCs w:val="16"/>
                </w:rPr>
                <w:t xml:space="preserve">Thermostabilised agonist-bound A2A receptor crystal; no intracellular transducer in specimen/model.</w:t>
              </w:r>
            </w:ins>
          </w:p>
        </w:tc>
      </w:tr>
      <w:tr>
        <w:trPr/>
        <w:tc>
          <w:tcPr>
            <w:tcW w:w="1250" w:type="dxa"/>
            <w:tcBorders>
              <w:top w:val="single" w:sz="2" w:space="0" w:color="E4E0EA"/>
              <w:bottom w:val="single" w:sz="2" w:space="0" w:color="E4E0EA"/>
            </w:tcBorders>
            <w:shd w:fill="FFFFFF" w:val="clear"/>
          </w:tcPr>
          <w:p>
            <w:pPr>
              <w:pStyle w:val="Normal"/>
              <w:spacing w:lineRule="auto" w:line="240" w:before="0" w:after="0"/>
              <w:rPr>
                <w:ins w:id="1429" w:author="Hossein Batebi" w:date="2026-09-26T00:00:00Z"/>
              </w:rPr>
            </w:pPr>
            <w:ins w:id="1428" w:author="Hossein Batebi" w:date="2026-09-26T00:00:00Z">
              <w:r>
                <w:rPr>
                  <w:rFonts w:eastAsia="Times New Roman" w:cs="Arial"/>
                  <w:b w:val="false"/>
                  <w:bCs w:val="false"/>
                  <w:sz w:val="16"/>
                  <w:szCs w:val="16"/>
                </w:rPr>
                <w:t xml:space="preserve">A2A receptor</w:t>
              </w:r>
            </w:ins>
          </w:p>
        </w:tc>
        <w:tc>
          <w:tcPr>
            <w:tcW w:w="1050" w:type="dxa"/>
            <w:tcBorders>
              <w:top w:val="single" w:sz="2" w:space="0" w:color="E4E0EA"/>
              <w:bottom w:val="single" w:sz="2" w:space="0" w:color="E4E0EA"/>
            </w:tcBorders>
            <w:shd w:fill="FFFFFF" w:val="clear"/>
          </w:tcPr>
          <w:p>
            <w:pPr>
              <w:pStyle w:val="Normal"/>
              <w:spacing w:lineRule="auto" w:line="240" w:before="0" w:after="0"/>
              <w:rPr>
                <w:ins w:id="1431" w:author="Hossein Batebi" w:date="2026-09-26T00:00:00Z"/>
              </w:rPr>
            </w:pPr>
            <w:ins w:id="1430" w:author="Hossein Batebi" w:date="2026-09-26T00:00:00Z">
              <w:r>
                <w:rPr>
                  <w:rFonts w:eastAsia="Times New Roman" w:cs="Arial"/>
                  <w:b w:val="false"/>
                  <w:bCs w:val="false"/>
                  <w:sz w:val="16"/>
                  <w:szCs w:val="16"/>
                </w:rPr>
                <w:t xml:space="preserve">4UG2:A</w:t>
              </w:r>
            </w:ins>
          </w:p>
        </w:tc>
        <w:tc>
          <w:tcPr>
            <w:tcW w:w="1100" w:type="dxa"/>
            <w:tcBorders>
              <w:top w:val="single" w:sz="2" w:space="0" w:color="E4E0EA"/>
              <w:bottom w:val="single" w:sz="2" w:space="0" w:color="E4E0EA"/>
            </w:tcBorders>
            <w:shd w:fill="FFFFFF" w:val="clear"/>
          </w:tcPr>
          <w:p>
            <w:pPr>
              <w:pStyle w:val="Normal"/>
              <w:spacing w:lineRule="auto" w:line="240" w:before="0" w:after="0"/>
              <w:rPr>
                <w:ins w:id="1433" w:author="Hossein Batebi" w:date="2026-09-26T00:00:00Z"/>
              </w:rPr>
            </w:pPr>
            <w:ins w:id="1432" w:author="Hossein Batebi" w:date="2026-09-26T00:00:00Z">
              <w:r>
                <w:rPr>
                  <w:rFonts w:eastAsia="Times New Roman" w:cs="Arial"/>
                  <w:b w:val="false"/>
                  <w:bCs w:val="false"/>
                  <w:sz w:val="16"/>
                  <w:szCs w:val="16"/>
                </w:rPr>
                <w:t xml:space="preserve">X-ray</w:t>
              </w:r>
            </w:ins>
          </w:p>
        </w:tc>
        <w:tc>
          <w:tcPr>
            <w:tcW w:w="2360" w:type="dxa"/>
            <w:tcBorders>
              <w:top w:val="single" w:sz="2" w:space="0" w:color="E4E0EA"/>
              <w:bottom w:val="single" w:sz="2" w:space="0" w:color="E4E0EA"/>
            </w:tcBorders>
            <w:shd w:fill="FFFFFF" w:val="clear"/>
          </w:tcPr>
          <w:p>
            <w:pPr>
              <w:pStyle w:val="Normal"/>
              <w:spacing w:lineRule="auto" w:line="240" w:before="0" w:after="0"/>
              <w:rPr>
                <w:ins w:id="1435" w:author="Hossein Batebi" w:date="2026-09-26T00:00:00Z"/>
              </w:rPr>
            </w:pPr>
            <w:ins w:id="1434" w:author="Hossein Batebi" w:date="2026-09-26T00:00:00Z">
              <w:r>
                <w:rPr>
                  <w:rFonts w:eastAsia="Times New Roman" w:cs="Arial"/>
                  <w:b w:val="false"/>
                  <w:bCs w:val="false"/>
                  <w:sz w:val="16"/>
                  <w:szCs w:val="16"/>
                </w:rPr>
                <w:t xml:space="preserve">Transducer-free specimen</w:t>
              </w:r>
            </w:ins>
          </w:p>
        </w:tc>
        <w:tc>
          <w:tcPr>
            <w:tcW w:w="3600" w:type="dxa"/>
            <w:tcBorders>
              <w:top w:val="single" w:sz="2" w:space="0" w:color="E4E0EA"/>
              <w:bottom w:val="single" w:sz="2" w:space="0" w:color="E4E0EA"/>
            </w:tcBorders>
            <w:shd w:fill="FFFFFF" w:val="clear"/>
          </w:tcPr>
          <w:p>
            <w:pPr>
              <w:pStyle w:val="Normal"/>
              <w:spacing w:lineRule="auto" w:line="240" w:before="0" w:after="0"/>
              <w:rPr>
                <w:ins w:id="1437" w:author="Hossein Batebi" w:date="2026-09-26T00:00:00Z"/>
              </w:rPr>
            </w:pPr>
            <w:ins w:id="1436" w:author="Hossein Batebi" w:date="2026-09-26T00:00:00Z">
              <w:r>
                <w:rPr>
                  <w:rFonts w:eastAsia="Times New Roman" w:cs="Arial"/>
                  <w:b w:val="false"/>
                  <w:bCs w:val="false"/>
                  <w:sz w:val="16"/>
                  <w:szCs w:val="16"/>
                </w:rPr>
                <w:t xml:space="preserve">Thermostabilised agonist-bound A2A receptor crystal; no intracellular transducer in specimen/model.</w:t>
              </w:r>
            </w:ins>
          </w:p>
        </w:tc>
      </w:tr>
      <w:tr>
        <w:trPr/>
        <w:tc>
          <w:tcPr>
            <w:tcW w:w="1250" w:type="dxa"/>
            <w:tcBorders>
              <w:top w:val="single" w:sz="2" w:space="0" w:color="E4E0EA"/>
              <w:bottom w:val="single" w:sz="2" w:space="0" w:color="E4E0EA"/>
            </w:tcBorders>
            <w:shd w:fill="FFFFFF" w:val="clear"/>
          </w:tcPr>
          <w:p>
            <w:pPr>
              <w:pStyle w:val="Normal"/>
              <w:spacing w:lineRule="auto" w:line="240" w:before="0" w:after="0"/>
              <w:rPr>
                <w:ins w:id="1439" w:author="Hossein Batebi" w:date="2026-09-26T00:00:00Z"/>
              </w:rPr>
            </w:pPr>
            <w:ins w:id="1438" w:author="Hossein Batebi" w:date="2026-09-26T00:00:00Z">
              <w:r>
                <w:rPr>
                  <w:rFonts w:eastAsia="Times New Roman" w:cs="Arial"/>
                  <w:b w:val="false"/>
                  <w:bCs w:val="false"/>
                  <w:sz w:val="16"/>
                  <w:szCs w:val="16"/>
                </w:rPr>
                <w:t xml:space="preserve">A2A receptor</w:t>
              </w:r>
            </w:ins>
          </w:p>
        </w:tc>
        <w:tc>
          <w:tcPr>
            <w:tcW w:w="1050" w:type="dxa"/>
            <w:tcBorders>
              <w:top w:val="single" w:sz="2" w:space="0" w:color="E4E0EA"/>
              <w:bottom w:val="single" w:sz="2" w:space="0" w:color="E4E0EA"/>
            </w:tcBorders>
            <w:shd w:fill="FFFFFF" w:val="clear"/>
          </w:tcPr>
          <w:p>
            <w:pPr>
              <w:pStyle w:val="Normal"/>
              <w:spacing w:lineRule="auto" w:line="240" w:before="0" w:after="0"/>
              <w:rPr>
                <w:ins w:id="1441" w:author="Hossein Batebi" w:date="2026-09-26T00:00:00Z"/>
              </w:rPr>
            </w:pPr>
            <w:ins w:id="1440" w:author="Hossein Batebi" w:date="2026-09-26T00:00:00Z">
              <w:r>
                <w:rPr>
                  <w:rFonts w:eastAsia="Times New Roman" w:cs="Arial"/>
                  <w:b w:val="false"/>
                  <w:bCs w:val="false"/>
                  <w:sz w:val="16"/>
                  <w:szCs w:val="16"/>
                </w:rPr>
                <w:t xml:space="preserve">4UHR:A</w:t>
              </w:r>
            </w:ins>
          </w:p>
        </w:tc>
        <w:tc>
          <w:tcPr>
            <w:tcW w:w="1100" w:type="dxa"/>
            <w:tcBorders>
              <w:top w:val="single" w:sz="2" w:space="0" w:color="E4E0EA"/>
              <w:bottom w:val="single" w:sz="2" w:space="0" w:color="E4E0EA"/>
            </w:tcBorders>
            <w:shd w:fill="FFFFFF" w:val="clear"/>
          </w:tcPr>
          <w:p>
            <w:pPr>
              <w:pStyle w:val="Normal"/>
              <w:spacing w:lineRule="auto" w:line="240" w:before="0" w:after="0"/>
              <w:rPr>
                <w:ins w:id="1443" w:author="Hossein Batebi" w:date="2026-09-26T00:00:00Z"/>
              </w:rPr>
            </w:pPr>
            <w:ins w:id="1442" w:author="Hossein Batebi" w:date="2026-09-26T00:00:00Z">
              <w:r>
                <w:rPr>
                  <w:rFonts w:eastAsia="Times New Roman" w:cs="Arial"/>
                  <w:b w:val="false"/>
                  <w:bCs w:val="false"/>
                  <w:sz w:val="16"/>
                  <w:szCs w:val="16"/>
                </w:rPr>
                <w:t xml:space="preserve">X-ray</w:t>
              </w:r>
            </w:ins>
          </w:p>
        </w:tc>
        <w:tc>
          <w:tcPr>
            <w:tcW w:w="2360" w:type="dxa"/>
            <w:tcBorders>
              <w:top w:val="single" w:sz="2" w:space="0" w:color="E4E0EA"/>
              <w:bottom w:val="single" w:sz="2" w:space="0" w:color="E4E0EA"/>
            </w:tcBorders>
            <w:shd w:fill="FFFFFF" w:val="clear"/>
          </w:tcPr>
          <w:p>
            <w:pPr>
              <w:pStyle w:val="Normal"/>
              <w:spacing w:lineRule="auto" w:line="240" w:before="0" w:after="0"/>
              <w:rPr>
                <w:ins w:id="1445" w:author="Hossein Batebi" w:date="2026-09-26T00:00:00Z"/>
              </w:rPr>
            </w:pPr>
            <w:ins w:id="1444" w:author="Hossein Batebi" w:date="2026-09-26T00:00:00Z">
              <w:r>
                <w:rPr>
                  <w:rFonts w:eastAsia="Times New Roman" w:cs="Arial"/>
                  <w:b w:val="false"/>
                  <w:bCs w:val="false"/>
                  <w:sz w:val="16"/>
                  <w:szCs w:val="16"/>
                </w:rPr>
                <w:t xml:space="preserve">Transducer-free specimen</w:t>
              </w:r>
            </w:ins>
          </w:p>
        </w:tc>
        <w:tc>
          <w:tcPr>
            <w:tcW w:w="3600" w:type="dxa"/>
            <w:tcBorders>
              <w:top w:val="single" w:sz="2" w:space="0" w:color="E4E0EA"/>
              <w:bottom w:val="single" w:sz="2" w:space="0" w:color="E4E0EA"/>
            </w:tcBorders>
            <w:shd w:fill="FFFFFF" w:val="clear"/>
          </w:tcPr>
          <w:p>
            <w:pPr>
              <w:pStyle w:val="Normal"/>
              <w:spacing w:lineRule="auto" w:line="240" w:before="0" w:after="0"/>
              <w:rPr>
                <w:ins w:id="1447" w:author="Hossein Batebi" w:date="2026-09-26T00:00:00Z"/>
              </w:rPr>
            </w:pPr>
            <w:ins w:id="1446" w:author="Hossein Batebi" w:date="2026-09-26T00:00:00Z">
              <w:r>
                <w:rPr>
                  <w:rFonts w:eastAsia="Times New Roman" w:cs="Arial"/>
                  <w:b w:val="false"/>
                  <w:bCs w:val="false"/>
                  <w:sz w:val="16"/>
                  <w:szCs w:val="16"/>
                </w:rPr>
                <w:t xml:space="preserve">Thermostabilised agonist-bound A2A receptor crystal; no intracellular transducer in specimen/model.</w:t>
              </w:r>
            </w:ins>
          </w:p>
        </w:tc>
      </w:tr>
      <w:tr>
        <w:trPr/>
        <w:tc>
          <w:tcPr>
            <w:tcW w:w="1250" w:type="dxa"/>
            <w:tcBorders>
              <w:top w:val="single" w:sz="2" w:space="0" w:color="E4E0EA"/>
              <w:bottom w:val="single" w:sz="2" w:space="0" w:color="E4E0EA"/>
            </w:tcBorders>
            <w:shd w:fill="FFFFFF" w:val="clear"/>
          </w:tcPr>
          <w:p>
            <w:pPr>
              <w:pStyle w:val="Normal"/>
              <w:spacing w:lineRule="auto" w:line="240" w:before="0" w:after="0"/>
              <w:rPr>
                <w:ins w:id="1449" w:author="Hossein Batebi" w:date="2026-09-26T00:00:00Z"/>
              </w:rPr>
            </w:pPr>
            <w:ins w:id="1448" w:author="Hossein Batebi" w:date="2026-09-26T00:00:00Z">
              <w:r>
                <w:rPr>
                  <w:rFonts w:eastAsia="Times New Roman" w:cs="Arial"/>
                  <w:b w:val="false"/>
                  <w:bCs w:val="false"/>
                  <w:sz w:val="16"/>
                  <w:szCs w:val="16"/>
                </w:rPr>
                <w:t xml:space="preserve">GPR101</w:t>
              </w:r>
            </w:ins>
          </w:p>
        </w:tc>
        <w:tc>
          <w:tcPr>
            <w:tcW w:w="1050" w:type="dxa"/>
            <w:tcBorders>
              <w:top w:val="single" w:sz="2" w:space="0" w:color="E4E0EA"/>
              <w:bottom w:val="single" w:sz="2" w:space="0" w:color="E4E0EA"/>
            </w:tcBorders>
            <w:shd w:fill="FFFFFF" w:val="clear"/>
          </w:tcPr>
          <w:p>
            <w:pPr>
              <w:pStyle w:val="Normal"/>
              <w:spacing w:lineRule="auto" w:line="240" w:before="0" w:after="0"/>
              <w:rPr>
                <w:ins w:id="1451" w:author="Hossein Batebi" w:date="2026-09-26T00:00:00Z"/>
              </w:rPr>
            </w:pPr>
            <w:ins w:id="1450" w:author="Hossein Batebi" w:date="2026-09-26T00:00:00Z">
              <w:r>
                <w:rPr>
                  <w:rFonts w:eastAsia="Times New Roman" w:cs="Arial"/>
                  <w:b w:val="false"/>
                  <w:bCs w:val="false"/>
                  <w:sz w:val="16"/>
                  <w:szCs w:val="16"/>
                </w:rPr>
                <w:t xml:space="preserve">8W8S:R</w:t>
              </w:r>
            </w:ins>
          </w:p>
        </w:tc>
        <w:tc>
          <w:tcPr>
            <w:tcW w:w="1100" w:type="dxa"/>
            <w:tcBorders>
              <w:top w:val="single" w:sz="2" w:space="0" w:color="E4E0EA"/>
              <w:bottom w:val="single" w:sz="2" w:space="0" w:color="E4E0EA"/>
            </w:tcBorders>
            <w:shd w:fill="FFFFFF" w:val="clear"/>
          </w:tcPr>
          <w:p>
            <w:pPr>
              <w:pStyle w:val="Normal"/>
              <w:spacing w:lineRule="auto" w:line="240" w:before="0" w:after="0"/>
              <w:rPr>
                <w:ins w:id="1453" w:author="Hossein Batebi" w:date="2026-09-26T00:00:00Z"/>
              </w:rPr>
            </w:pPr>
            <w:ins w:id="1452" w:author="Hossein Batebi" w:date="2026-09-26T00:00:00Z">
              <w:r>
                <w:rPr>
                  <w:rFonts w:eastAsia="Times New Roman" w:cs="Arial"/>
                  <w:b w:val="false"/>
                  <w:bCs w:val="false"/>
                  <w:sz w:val="16"/>
                  <w:szCs w:val="16"/>
                </w:rPr>
                <w:t xml:space="preserve">Electron microscopy</w:t>
              </w:r>
            </w:ins>
          </w:p>
        </w:tc>
        <w:tc>
          <w:tcPr>
            <w:tcW w:w="2360" w:type="dxa"/>
            <w:tcBorders>
              <w:top w:val="single" w:sz="2" w:space="0" w:color="E4E0EA"/>
              <w:bottom w:val="single" w:sz="2" w:space="0" w:color="E4E0EA"/>
            </w:tcBorders>
            <w:shd w:fill="FFFFFF" w:val="clear"/>
          </w:tcPr>
          <w:p>
            <w:pPr>
              <w:pStyle w:val="Normal"/>
              <w:spacing w:lineRule="auto" w:line="240" w:before="0" w:after="0"/>
              <w:rPr>
                <w:ins w:id="1455" w:author="Hossein Batebi" w:date="2026-09-26T00:00:00Z"/>
              </w:rPr>
            </w:pPr>
            <w:ins w:id="1454" w:author="Hossein Batebi" w:date="2026-09-26T00:00:00Z">
              <w:r>
                <w:rPr>
                  <w:rFonts w:eastAsia="Times New Roman" w:cs="Arial"/>
                  <w:b w:val="false"/>
                  <w:bCs w:val="false"/>
                  <w:sz w:val="16"/>
                  <w:szCs w:val="16"/>
                </w:rPr>
                <w:t xml:space="preserve">Receptor-focused or local reconstruction, transducer-containing specimen</w:t>
              </w:r>
            </w:ins>
          </w:p>
        </w:tc>
        <w:tc>
          <w:tcPr>
            <w:tcW w:w="3600" w:type="dxa"/>
            <w:tcBorders>
              <w:top w:val="single" w:sz="2" w:space="0" w:color="E4E0EA"/>
              <w:bottom w:val="single" w:sz="2" w:space="0" w:color="E4E0EA"/>
            </w:tcBorders>
            <w:shd w:fill="FFFFFF" w:val="clear"/>
          </w:tcPr>
          <w:p>
            <w:pPr>
              <w:pStyle w:val="Normal"/>
              <w:spacing w:lineRule="auto" w:line="240" w:before="0" w:after="0"/>
              <w:rPr>
                <w:ins w:id="1457" w:author="Hossein Batebi" w:date="2026-09-26T00:00:00Z"/>
              </w:rPr>
            </w:pPr>
            <w:ins w:id="1456" w:author="Hossein Batebi" w:date="2026-09-26T00:00:00Z">
              <w:r>
                <w:rPr>
                  <w:rFonts w:eastAsia="Times New Roman" w:cs="Arial"/>
                  <w:b w:val="false"/>
                  <w:bCs w:val="false"/>
                  <w:sz w:val="16"/>
                  <w:szCs w:val="16"/>
                </w:rPr>
                <w:t xml:space="preserve">Locally refined AA14-GPR101 receptor model; particle count matches AA14-GPR101-Gs entry 8W8R.</w:t>
              </w:r>
            </w:ins>
          </w:p>
        </w:tc>
      </w:tr>
      <w:tr>
        <w:trPr/>
        <w:tc>
          <w:tcPr>
            <w:tcW w:w="1250" w:type="dxa"/>
            <w:tcBorders>
              <w:top w:val="single" w:sz="2" w:space="0" w:color="E4E0EA"/>
              <w:bottom w:val="single" w:sz="2" w:space="0" w:color="E4E0EA"/>
            </w:tcBorders>
            <w:shd w:fill="FFFFFF" w:val="clear"/>
          </w:tcPr>
          <w:p>
            <w:pPr>
              <w:pStyle w:val="Normal"/>
              <w:spacing w:lineRule="auto" w:line="240" w:before="0" w:after="0"/>
              <w:rPr>
                <w:ins w:id="1459" w:author="Hossein Batebi" w:date="2026-09-26T00:00:00Z"/>
              </w:rPr>
            </w:pPr>
            <w:ins w:id="1458" w:author="Hossein Batebi" w:date="2026-09-26T00:00:00Z">
              <w:r>
                <w:rPr>
                  <w:rFonts w:eastAsia="Times New Roman" w:cs="Arial"/>
                  <w:b w:val="false"/>
                  <w:bCs w:val="false"/>
                  <w:sz w:val="16"/>
                  <w:szCs w:val="16"/>
                </w:rPr>
                <w:t xml:space="preserve">GPR34</w:t>
              </w:r>
            </w:ins>
          </w:p>
        </w:tc>
        <w:tc>
          <w:tcPr>
            <w:tcW w:w="1050" w:type="dxa"/>
            <w:tcBorders>
              <w:top w:val="single" w:sz="2" w:space="0" w:color="E4E0EA"/>
              <w:bottom w:val="single" w:sz="2" w:space="0" w:color="E4E0EA"/>
            </w:tcBorders>
            <w:shd w:fill="FFFFFF" w:val="clear"/>
          </w:tcPr>
          <w:p>
            <w:pPr>
              <w:pStyle w:val="Normal"/>
              <w:spacing w:lineRule="auto" w:line="240" w:before="0" w:after="0"/>
              <w:rPr>
                <w:ins w:id="1461" w:author="Hossein Batebi" w:date="2026-09-26T00:00:00Z"/>
              </w:rPr>
            </w:pPr>
            <w:ins w:id="1460" w:author="Hossein Batebi" w:date="2026-09-26T00:00:00Z">
              <w:r>
                <w:rPr>
                  <w:rFonts w:eastAsia="Times New Roman" w:cs="Arial"/>
                  <w:b w:val="false"/>
                  <w:bCs w:val="false"/>
                  <w:sz w:val="16"/>
                  <w:szCs w:val="16"/>
                </w:rPr>
                <w:t xml:space="preserve">8IYX:C</w:t>
              </w:r>
            </w:ins>
          </w:p>
        </w:tc>
        <w:tc>
          <w:tcPr>
            <w:tcW w:w="1100" w:type="dxa"/>
            <w:tcBorders>
              <w:top w:val="single" w:sz="2" w:space="0" w:color="E4E0EA"/>
              <w:bottom w:val="single" w:sz="2" w:space="0" w:color="E4E0EA"/>
            </w:tcBorders>
            <w:shd w:fill="FFFFFF" w:val="clear"/>
          </w:tcPr>
          <w:p>
            <w:pPr>
              <w:pStyle w:val="Normal"/>
              <w:spacing w:lineRule="auto" w:line="240" w:before="0" w:after="0"/>
              <w:rPr>
                <w:ins w:id="1463" w:author="Hossein Batebi" w:date="2026-09-26T00:00:00Z"/>
              </w:rPr>
            </w:pPr>
            <w:ins w:id="1462" w:author="Hossein Batebi" w:date="2026-09-26T00:00:00Z">
              <w:r>
                <w:rPr>
                  <w:rFonts w:eastAsia="Times New Roman" w:cs="Arial"/>
                  <w:b w:val="false"/>
                  <w:bCs w:val="false"/>
                  <w:sz w:val="16"/>
                  <w:szCs w:val="16"/>
                </w:rPr>
                <w:t xml:space="preserve">Electron microscopy</w:t>
              </w:r>
            </w:ins>
          </w:p>
        </w:tc>
        <w:tc>
          <w:tcPr>
            <w:tcW w:w="2360" w:type="dxa"/>
            <w:tcBorders>
              <w:top w:val="single" w:sz="2" w:space="0" w:color="E4E0EA"/>
              <w:bottom w:val="single" w:sz="2" w:space="0" w:color="E4E0EA"/>
            </w:tcBorders>
            <w:shd w:fill="FFFFFF" w:val="clear"/>
          </w:tcPr>
          <w:p>
            <w:pPr>
              <w:pStyle w:val="Normal"/>
              <w:spacing w:lineRule="auto" w:line="240" w:before="0" w:after="0"/>
              <w:rPr>
                <w:ins w:id="1465" w:author="Hossein Batebi" w:date="2026-09-26T00:00:00Z"/>
              </w:rPr>
            </w:pPr>
            <w:ins w:id="1464" w:author="Hossein Batebi" w:date="2026-09-26T00:00:00Z">
              <w:r>
                <w:rPr>
                  <w:rFonts w:eastAsia="Times New Roman" w:cs="Arial"/>
                  <w:b w:val="false"/>
                  <w:bCs w:val="false"/>
                  <w:sz w:val="16"/>
                  <w:szCs w:val="16"/>
                </w:rPr>
                <w:t xml:space="preserve">Inactive in primary publication</w:t>
              </w:r>
            </w:ins>
          </w:p>
        </w:tc>
        <w:tc>
          <w:tcPr>
            <w:tcW w:w="3600" w:type="dxa"/>
            <w:tcBorders>
              <w:top w:val="single" w:sz="2" w:space="0" w:color="E4E0EA"/>
              <w:bottom w:val="single" w:sz="2" w:space="0" w:color="E4E0EA"/>
            </w:tcBorders>
            <w:shd w:fill="FFFFFF" w:val="clear"/>
          </w:tcPr>
          <w:p>
            <w:pPr>
              <w:pStyle w:val="Normal"/>
              <w:spacing w:lineRule="auto" w:line="240" w:before="0" w:after="0"/>
              <w:rPr>
                <w:ins w:id="1467" w:author="Hossein Batebi" w:date="2026-09-26T00:00:00Z"/>
              </w:rPr>
            </w:pPr>
            <w:ins w:id="1466" w:author="Hossein Batebi" w:date="2026-09-26T00:00:00Z">
              <w:r>
                <w:rPr>
                  <w:rFonts w:eastAsia="Times New Roman" w:cs="Arial"/>
                  <w:b w:val="false"/>
                  <w:bCs w:val="false"/>
                  <w:sz w:val="16"/>
                  <w:szCs w:val="16"/>
                </w:rPr>
                <w:t xml:space="preserve">Antagonist YL-365-bound GPR34 structure; primary publication explicitly describes it as inactive.</w:t>
              </w:r>
            </w:ins>
          </w:p>
        </w:tc>
      </w:tr>
      <w:tr>
        <w:trPr/>
        <w:tc>
          <w:tcPr>
            <w:tcW w:w="1250" w:type="dxa"/>
            <w:tcBorders>
              <w:top w:val="single" w:sz="2" w:space="0" w:color="E4E0EA"/>
              <w:bottom w:val="single" w:sz="2" w:space="0" w:color="E4E0EA"/>
            </w:tcBorders>
            <w:shd w:fill="FFFFFF" w:val="clear"/>
          </w:tcPr>
          <w:p>
            <w:pPr>
              <w:pStyle w:val="Normal"/>
              <w:spacing w:lineRule="auto" w:line="240" w:before="0" w:after="0"/>
              <w:rPr>
                <w:ins w:id="1469" w:author="Hossein Batebi" w:date="2026-09-26T00:00:00Z"/>
              </w:rPr>
            </w:pPr>
            <w:ins w:id="1468" w:author="Hossein Batebi" w:date="2026-09-26T00:00:00Z">
              <w:r>
                <w:rPr>
                  <w:rFonts w:eastAsia="Times New Roman" w:cs="Arial"/>
                  <w:b w:val="false"/>
                  <w:bCs w:val="false"/>
                  <w:sz w:val="16"/>
                  <w:szCs w:val="16"/>
                </w:rPr>
                <w:t xml:space="preserve">GPR34</w:t>
              </w:r>
            </w:ins>
          </w:p>
        </w:tc>
        <w:tc>
          <w:tcPr>
            <w:tcW w:w="1050" w:type="dxa"/>
            <w:tcBorders>
              <w:top w:val="single" w:sz="2" w:space="0" w:color="E4E0EA"/>
              <w:bottom w:val="single" w:sz="2" w:space="0" w:color="E4E0EA"/>
            </w:tcBorders>
            <w:shd w:fill="FFFFFF" w:val="clear"/>
          </w:tcPr>
          <w:p>
            <w:pPr>
              <w:pStyle w:val="Normal"/>
              <w:spacing w:lineRule="auto" w:line="240" w:before="0" w:after="0"/>
              <w:rPr>
                <w:ins w:id="1471" w:author="Hossein Batebi" w:date="2026-09-26T00:00:00Z"/>
              </w:rPr>
            </w:pPr>
            <w:ins w:id="1470" w:author="Hossein Batebi" w:date="2026-09-26T00:00:00Z">
              <w:r>
                <w:rPr>
                  <w:rFonts w:eastAsia="Times New Roman" w:cs="Arial"/>
                  <w:b w:val="false"/>
                  <w:bCs w:val="false"/>
                  <w:sz w:val="16"/>
                  <w:szCs w:val="16"/>
                </w:rPr>
                <w:t xml:space="preserve">8XBG:A</w:t>
              </w:r>
            </w:ins>
          </w:p>
        </w:tc>
        <w:tc>
          <w:tcPr>
            <w:tcW w:w="1100" w:type="dxa"/>
            <w:tcBorders>
              <w:top w:val="single" w:sz="2" w:space="0" w:color="E4E0EA"/>
              <w:bottom w:val="single" w:sz="2" w:space="0" w:color="E4E0EA"/>
            </w:tcBorders>
            <w:shd w:fill="FFFFFF" w:val="clear"/>
          </w:tcPr>
          <w:p>
            <w:pPr>
              <w:pStyle w:val="Normal"/>
              <w:spacing w:lineRule="auto" w:line="240" w:before="0" w:after="0"/>
              <w:rPr>
                <w:ins w:id="1473" w:author="Hossein Batebi" w:date="2026-09-26T00:00:00Z"/>
              </w:rPr>
            </w:pPr>
            <w:ins w:id="1472" w:author="Hossein Batebi" w:date="2026-09-26T00:00:00Z">
              <w:r>
                <w:rPr>
                  <w:rFonts w:eastAsia="Times New Roman" w:cs="Arial"/>
                  <w:b w:val="false"/>
                  <w:bCs w:val="false"/>
                  <w:sz w:val="16"/>
                  <w:szCs w:val="16"/>
                </w:rPr>
                <w:t xml:space="preserve">Electron microscopy</w:t>
              </w:r>
            </w:ins>
          </w:p>
        </w:tc>
        <w:tc>
          <w:tcPr>
            <w:tcW w:w="2360" w:type="dxa"/>
            <w:tcBorders>
              <w:top w:val="single" w:sz="2" w:space="0" w:color="E4E0EA"/>
              <w:bottom w:val="single" w:sz="2" w:space="0" w:color="E4E0EA"/>
            </w:tcBorders>
            <w:shd w:fill="FFFFFF" w:val="clear"/>
          </w:tcPr>
          <w:p>
            <w:pPr>
              <w:pStyle w:val="Normal"/>
              <w:spacing w:lineRule="auto" w:line="240" w:before="0" w:after="0"/>
              <w:rPr>
                <w:ins w:id="1475" w:author="Hossein Batebi" w:date="2026-09-26T00:00:00Z"/>
              </w:rPr>
            </w:pPr>
            <w:ins w:id="1474" w:author="Hossein Batebi" w:date="2026-09-26T00:00:00Z">
              <w:r>
                <w:rPr>
                  <w:rFonts w:eastAsia="Times New Roman" w:cs="Arial"/>
                  <w:b w:val="false"/>
                  <w:bCs w:val="false"/>
                  <w:sz w:val="16"/>
                  <w:szCs w:val="16"/>
                </w:rPr>
                <w:t xml:space="preserve">Receptor-focused or local reconstruction, transducer-containing specimen</w:t>
              </w:r>
            </w:ins>
          </w:p>
        </w:tc>
        <w:tc>
          <w:tcPr>
            <w:tcW w:w="3600" w:type="dxa"/>
            <w:tcBorders>
              <w:top w:val="single" w:sz="2" w:space="0" w:color="E4E0EA"/>
              <w:bottom w:val="single" w:sz="2" w:space="0" w:color="E4E0EA"/>
            </w:tcBorders>
            <w:shd w:fill="FFFFFF" w:val="clear"/>
          </w:tcPr>
          <w:p>
            <w:pPr>
              <w:pStyle w:val="Normal"/>
              <w:spacing w:lineRule="auto" w:line="240" w:before="0" w:after="0"/>
              <w:rPr>
                <w:ins w:id="1477" w:author="Hossein Batebi" w:date="2026-09-26T00:00:00Z"/>
              </w:rPr>
            </w:pPr>
            <w:ins w:id="1476" w:author="Hossein Batebi" w:date="2026-09-26T00:00:00Z">
              <w:r>
                <w:rPr>
                  <w:rFonts w:eastAsia="Times New Roman" w:cs="Arial"/>
                  <w:b w:val="false"/>
                  <w:bCs w:val="false"/>
                  <w:sz w:val="16"/>
                  <w:szCs w:val="16"/>
                </w:rPr>
                <w:t xml:space="preserve">PDB title explicitly identifies GPR34-Gi complex receptor-focused; particle count matches full complex 8XBE.</w:t>
              </w:r>
            </w:ins>
          </w:p>
        </w:tc>
      </w:tr>
      <w:tr>
        <w:trPr/>
        <w:tc>
          <w:tcPr>
            <w:tcW w:w="1250" w:type="dxa"/>
            <w:tcBorders>
              <w:top w:val="single" w:sz="2" w:space="0" w:color="E4E0EA"/>
              <w:bottom w:val="single" w:sz="2" w:space="0" w:color="E4E0EA"/>
            </w:tcBorders>
            <w:shd w:fill="FFFFFF" w:val="clear"/>
          </w:tcPr>
          <w:p>
            <w:pPr>
              <w:pStyle w:val="Normal"/>
              <w:spacing w:lineRule="auto" w:line="240" w:before="0" w:after="0"/>
              <w:rPr>
                <w:ins w:id="1479" w:author="Hossein Batebi" w:date="2026-09-26T00:00:00Z"/>
              </w:rPr>
            </w:pPr>
            <w:ins w:id="1478" w:author="Hossein Batebi" w:date="2026-09-26T00:00:00Z">
              <w:r>
                <w:rPr>
                  <w:rFonts w:eastAsia="Times New Roman" w:cs="Arial"/>
                  <w:b w:val="false"/>
                  <w:bCs w:val="false"/>
                  <w:sz w:val="16"/>
                  <w:szCs w:val="16"/>
                </w:rPr>
                <w:t xml:space="preserve">GPR34</w:t>
              </w:r>
            </w:ins>
          </w:p>
        </w:tc>
        <w:tc>
          <w:tcPr>
            <w:tcW w:w="1050" w:type="dxa"/>
            <w:tcBorders>
              <w:top w:val="single" w:sz="2" w:space="0" w:color="E4E0EA"/>
              <w:bottom w:val="single" w:sz="2" w:space="0" w:color="E4E0EA"/>
            </w:tcBorders>
            <w:shd w:fill="FFFFFF" w:val="clear"/>
          </w:tcPr>
          <w:p>
            <w:pPr>
              <w:pStyle w:val="Normal"/>
              <w:spacing w:lineRule="auto" w:line="240" w:before="0" w:after="0"/>
              <w:rPr>
                <w:ins w:id="1481" w:author="Hossein Batebi" w:date="2026-09-26T00:00:00Z"/>
              </w:rPr>
            </w:pPr>
            <w:ins w:id="1480" w:author="Hossein Batebi" w:date="2026-09-26T00:00:00Z">
              <w:r>
                <w:rPr>
                  <w:rFonts w:eastAsia="Times New Roman" w:cs="Arial"/>
                  <w:b w:val="false"/>
                  <w:bCs w:val="false"/>
                  <w:sz w:val="16"/>
                  <w:szCs w:val="16"/>
                </w:rPr>
                <w:t xml:space="preserve">8XBI:R</w:t>
              </w:r>
            </w:ins>
          </w:p>
        </w:tc>
        <w:tc>
          <w:tcPr>
            <w:tcW w:w="1100" w:type="dxa"/>
            <w:tcBorders>
              <w:top w:val="single" w:sz="2" w:space="0" w:color="E4E0EA"/>
              <w:bottom w:val="single" w:sz="2" w:space="0" w:color="E4E0EA"/>
            </w:tcBorders>
            <w:shd w:fill="FFFFFF" w:val="clear"/>
          </w:tcPr>
          <w:p>
            <w:pPr>
              <w:pStyle w:val="Normal"/>
              <w:spacing w:lineRule="auto" w:line="240" w:before="0" w:after="0"/>
              <w:rPr>
                <w:ins w:id="1483" w:author="Hossein Batebi" w:date="2026-09-26T00:00:00Z"/>
              </w:rPr>
            </w:pPr>
            <w:ins w:id="1482" w:author="Hossein Batebi" w:date="2026-09-26T00:00:00Z">
              <w:r>
                <w:rPr>
                  <w:rFonts w:eastAsia="Times New Roman" w:cs="Arial"/>
                  <w:b w:val="false"/>
                  <w:bCs w:val="false"/>
                  <w:sz w:val="16"/>
                  <w:szCs w:val="16"/>
                </w:rPr>
                <w:t xml:space="preserve">Electron microscopy</w:t>
              </w:r>
            </w:ins>
          </w:p>
        </w:tc>
        <w:tc>
          <w:tcPr>
            <w:tcW w:w="2360" w:type="dxa"/>
            <w:tcBorders>
              <w:top w:val="single" w:sz="2" w:space="0" w:color="E4E0EA"/>
              <w:bottom w:val="single" w:sz="2" w:space="0" w:color="E4E0EA"/>
            </w:tcBorders>
            <w:shd w:fill="FFFFFF" w:val="clear"/>
          </w:tcPr>
          <w:p>
            <w:pPr>
              <w:pStyle w:val="Normal"/>
              <w:spacing w:lineRule="auto" w:line="240" w:before="0" w:after="0"/>
              <w:rPr>
                <w:ins w:id="1485" w:author="Hossein Batebi" w:date="2026-09-26T00:00:00Z"/>
              </w:rPr>
            </w:pPr>
            <w:ins w:id="1484" w:author="Hossein Batebi" w:date="2026-09-26T00:00:00Z">
              <w:r>
                <w:rPr>
                  <w:rFonts w:eastAsia="Times New Roman" w:cs="Arial"/>
                  <w:b w:val="false"/>
                  <w:bCs w:val="false"/>
                  <w:sz w:val="16"/>
                  <w:szCs w:val="16"/>
                </w:rPr>
                <w:t xml:space="preserve">Receptor-focused or local reconstruction, transducer-containing specimen</w:t>
              </w:r>
            </w:ins>
          </w:p>
        </w:tc>
        <w:tc>
          <w:tcPr>
            <w:tcW w:w="3600" w:type="dxa"/>
            <w:tcBorders>
              <w:top w:val="single" w:sz="2" w:space="0" w:color="E4E0EA"/>
              <w:bottom w:val="single" w:sz="2" w:space="0" w:color="E4E0EA"/>
            </w:tcBorders>
            <w:shd w:fill="FFFFFF" w:val="clear"/>
          </w:tcPr>
          <w:p>
            <w:pPr>
              <w:pStyle w:val="Normal"/>
              <w:spacing w:lineRule="auto" w:line="240" w:before="0" w:after="0"/>
              <w:rPr>
                <w:ins w:id="1487" w:author="Hossein Batebi" w:date="2026-09-26T00:00:00Z"/>
              </w:rPr>
            </w:pPr>
            <w:ins w:id="1486" w:author="Hossein Batebi" w:date="2026-09-26T00:00:00Z">
              <w:r>
                <w:rPr>
                  <w:rFonts w:eastAsia="Times New Roman" w:cs="Arial"/>
                  <w:b w:val="false"/>
                  <w:bCs w:val="false"/>
                  <w:sz w:val="16"/>
                  <w:szCs w:val="16"/>
                </w:rPr>
                <w:t xml:space="preserve">PDB title explicitly identifies GPR34-Gi complex receptor-focused; particle count matches full complex 8XBH.</w:t>
              </w:r>
            </w:ins>
          </w:p>
        </w:tc>
      </w:tr>
      <w:tr>
        <w:trPr/>
        <w:tc>
          <w:tcPr>
            <w:tcW w:w="1250" w:type="dxa"/>
            <w:tcBorders>
              <w:top w:val="single" w:sz="2" w:space="0" w:color="E4E0EA"/>
              <w:bottom w:val="single" w:sz="2" w:space="0" w:color="E4E0EA"/>
            </w:tcBorders>
            <w:shd w:fill="FFFFFF" w:val="clear"/>
          </w:tcPr>
          <w:p>
            <w:pPr>
              <w:pStyle w:val="Normal"/>
              <w:spacing w:lineRule="auto" w:line="240" w:before="0" w:after="0"/>
              <w:rPr>
                <w:ins w:id="1489" w:author="Hossein Batebi" w:date="2026-09-26T00:00:00Z"/>
              </w:rPr>
            </w:pPr>
            <w:ins w:id="1488" w:author="Hossein Batebi" w:date="2026-09-26T00:00:00Z">
              <w:r>
                <w:rPr>
                  <w:rFonts w:eastAsia="Times New Roman" w:cs="Arial"/>
                  <w:b w:val="false"/>
                  <w:bCs w:val="false"/>
                  <w:sz w:val="16"/>
                  <w:szCs w:val="16"/>
                </w:rPr>
                <w:t xml:space="preserve">HCA2 receptor</w:t>
              </w:r>
            </w:ins>
          </w:p>
        </w:tc>
        <w:tc>
          <w:tcPr>
            <w:tcW w:w="1050" w:type="dxa"/>
            <w:tcBorders>
              <w:top w:val="single" w:sz="2" w:space="0" w:color="E4E0EA"/>
              <w:bottom w:val="single" w:sz="2" w:space="0" w:color="E4E0EA"/>
            </w:tcBorders>
            <w:shd w:fill="FFFFFF" w:val="clear"/>
          </w:tcPr>
          <w:p>
            <w:pPr>
              <w:pStyle w:val="Normal"/>
              <w:spacing w:lineRule="auto" w:line="240" w:before="0" w:after="0"/>
              <w:rPr>
                <w:ins w:id="1491" w:author="Hossein Batebi" w:date="2026-09-26T00:00:00Z"/>
              </w:rPr>
            </w:pPr>
            <w:ins w:id="1490" w:author="Hossein Batebi" w:date="2026-09-26T00:00:00Z">
              <w:r>
                <w:rPr>
                  <w:rFonts w:eastAsia="Times New Roman" w:cs="Arial"/>
                  <w:b w:val="false"/>
                  <w:bCs w:val="false"/>
                  <w:sz w:val="16"/>
                  <w:szCs w:val="16"/>
                </w:rPr>
                <w:t xml:space="preserve">8K5B:A</w:t>
              </w:r>
            </w:ins>
          </w:p>
        </w:tc>
        <w:tc>
          <w:tcPr>
            <w:tcW w:w="1100" w:type="dxa"/>
            <w:tcBorders>
              <w:top w:val="single" w:sz="2" w:space="0" w:color="E4E0EA"/>
              <w:bottom w:val="single" w:sz="2" w:space="0" w:color="E4E0EA"/>
            </w:tcBorders>
            <w:shd w:fill="FFFFFF" w:val="clear"/>
          </w:tcPr>
          <w:p>
            <w:pPr>
              <w:pStyle w:val="Normal"/>
              <w:spacing w:lineRule="auto" w:line="240" w:before="0" w:after="0"/>
              <w:rPr>
                <w:ins w:id="1493" w:author="Hossein Batebi" w:date="2026-09-26T00:00:00Z"/>
              </w:rPr>
            </w:pPr>
            <w:ins w:id="1492" w:author="Hossein Batebi" w:date="2026-09-26T00:00:00Z">
              <w:r>
                <w:rPr>
                  <w:rFonts w:eastAsia="Times New Roman" w:cs="Arial"/>
                  <w:b w:val="false"/>
                  <w:bCs w:val="false"/>
                  <w:sz w:val="16"/>
                  <w:szCs w:val="16"/>
                </w:rPr>
                <w:t xml:space="preserve">Electron microscopy</w:t>
              </w:r>
            </w:ins>
          </w:p>
        </w:tc>
        <w:tc>
          <w:tcPr>
            <w:tcW w:w="2360" w:type="dxa"/>
            <w:tcBorders>
              <w:top w:val="single" w:sz="2" w:space="0" w:color="E4E0EA"/>
              <w:bottom w:val="single" w:sz="2" w:space="0" w:color="E4E0EA"/>
            </w:tcBorders>
            <w:shd w:fill="FFFFFF" w:val="clear"/>
          </w:tcPr>
          <w:p>
            <w:pPr>
              <w:pStyle w:val="Normal"/>
              <w:spacing w:lineRule="auto" w:line="240" w:before="0" w:after="0"/>
              <w:rPr>
                <w:ins w:id="1495" w:author="Hossein Batebi" w:date="2026-09-26T00:00:00Z"/>
              </w:rPr>
            </w:pPr>
            <w:ins w:id="1494" w:author="Hossein Batebi" w:date="2026-09-26T00:00:00Z">
              <w:r>
                <w:rPr>
                  <w:rFonts w:eastAsia="Times New Roman" w:cs="Arial"/>
                  <w:b w:val="false"/>
                  <w:bCs w:val="false"/>
                  <w:sz w:val="16"/>
                  <w:szCs w:val="16"/>
                </w:rPr>
                <w:t xml:space="preserve">Receptor-focused or local reconstruction, transducer-containing specimen</w:t>
              </w:r>
            </w:ins>
          </w:p>
        </w:tc>
        <w:tc>
          <w:tcPr>
            <w:tcW w:w="3600" w:type="dxa"/>
            <w:tcBorders>
              <w:top w:val="single" w:sz="2" w:space="0" w:color="E4E0EA"/>
              <w:bottom w:val="single" w:sz="2" w:space="0" w:color="E4E0EA"/>
            </w:tcBorders>
            <w:shd w:fill="FFFFFF" w:val="clear"/>
          </w:tcPr>
          <w:p>
            <w:pPr>
              <w:pStyle w:val="Normal"/>
              <w:spacing w:lineRule="auto" w:line="240" w:before="0" w:after="0"/>
              <w:rPr>
                <w:ins w:id="1497" w:author="Hossein Batebi" w:date="2026-09-26T00:00:00Z"/>
              </w:rPr>
            </w:pPr>
            <w:ins w:id="1496" w:author="Hossein Batebi" w:date="2026-09-26T00:00:00Z">
              <w:r>
                <w:rPr>
                  <w:rFonts w:eastAsia="Times New Roman" w:cs="Arial"/>
                  <w:b w:val="false"/>
                  <w:bCs w:val="false"/>
                  <w:sz w:val="16"/>
                  <w:szCs w:val="16"/>
                </w:rPr>
                <w:t xml:space="preserve">PDB title says local refinement; source paper reports three ligand-bound HCAR2-Gi signalling complexes.</w:t>
              </w:r>
            </w:ins>
          </w:p>
        </w:tc>
      </w:tr>
      <w:tr>
        <w:trPr/>
        <w:tc>
          <w:tcPr>
            <w:tcW w:w="1250" w:type="dxa"/>
            <w:tcBorders>
              <w:top w:val="single" w:sz="2" w:space="0" w:color="E4E0EA"/>
              <w:bottom w:val="single" w:sz="2" w:space="0" w:color="E4E0EA"/>
            </w:tcBorders>
            <w:shd w:fill="FFFFFF" w:val="clear"/>
          </w:tcPr>
          <w:p>
            <w:pPr>
              <w:pStyle w:val="Normal"/>
              <w:spacing w:lineRule="auto" w:line="240" w:before="0" w:after="0"/>
              <w:rPr>
                <w:ins w:id="1499" w:author="Hossein Batebi" w:date="2026-09-26T00:00:00Z"/>
              </w:rPr>
            </w:pPr>
            <w:ins w:id="1498" w:author="Hossein Batebi" w:date="2026-09-26T00:00:00Z">
              <w:r>
                <w:rPr>
                  <w:rFonts w:eastAsia="Times New Roman" w:cs="Arial"/>
                  <w:b w:val="false"/>
                  <w:bCs w:val="false"/>
                  <w:sz w:val="16"/>
                  <w:szCs w:val="16"/>
                </w:rPr>
                <w:t xml:space="preserve">HCA2 receptor</w:t>
              </w:r>
            </w:ins>
          </w:p>
        </w:tc>
        <w:tc>
          <w:tcPr>
            <w:tcW w:w="1050" w:type="dxa"/>
            <w:tcBorders>
              <w:top w:val="single" w:sz="2" w:space="0" w:color="E4E0EA"/>
              <w:bottom w:val="single" w:sz="2" w:space="0" w:color="E4E0EA"/>
            </w:tcBorders>
            <w:shd w:fill="FFFFFF" w:val="clear"/>
          </w:tcPr>
          <w:p>
            <w:pPr>
              <w:pStyle w:val="Normal"/>
              <w:spacing w:lineRule="auto" w:line="240" w:before="0" w:after="0"/>
              <w:rPr>
                <w:ins w:id="1501" w:author="Hossein Batebi" w:date="2026-09-26T00:00:00Z"/>
              </w:rPr>
            </w:pPr>
            <w:ins w:id="1500" w:author="Hossein Batebi" w:date="2026-09-26T00:00:00Z">
              <w:r>
                <w:rPr>
                  <w:rFonts w:eastAsia="Times New Roman" w:cs="Arial"/>
                  <w:b w:val="false"/>
                  <w:bCs w:val="false"/>
                  <w:sz w:val="16"/>
                  <w:szCs w:val="16"/>
                </w:rPr>
                <w:t xml:space="preserve">8K5C:A</w:t>
              </w:r>
            </w:ins>
          </w:p>
        </w:tc>
        <w:tc>
          <w:tcPr>
            <w:tcW w:w="1100" w:type="dxa"/>
            <w:tcBorders>
              <w:top w:val="single" w:sz="2" w:space="0" w:color="E4E0EA"/>
              <w:bottom w:val="single" w:sz="2" w:space="0" w:color="E4E0EA"/>
            </w:tcBorders>
            <w:shd w:fill="FFFFFF" w:val="clear"/>
          </w:tcPr>
          <w:p>
            <w:pPr>
              <w:pStyle w:val="Normal"/>
              <w:spacing w:lineRule="auto" w:line="240" w:before="0" w:after="0"/>
              <w:rPr>
                <w:ins w:id="1503" w:author="Hossein Batebi" w:date="2026-09-26T00:00:00Z"/>
              </w:rPr>
            </w:pPr>
            <w:ins w:id="1502" w:author="Hossein Batebi" w:date="2026-09-26T00:00:00Z">
              <w:r>
                <w:rPr>
                  <w:rFonts w:eastAsia="Times New Roman" w:cs="Arial"/>
                  <w:b w:val="false"/>
                  <w:bCs w:val="false"/>
                  <w:sz w:val="16"/>
                  <w:szCs w:val="16"/>
                </w:rPr>
                <w:t xml:space="preserve">Electron microscopy</w:t>
              </w:r>
            </w:ins>
          </w:p>
        </w:tc>
        <w:tc>
          <w:tcPr>
            <w:tcW w:w="2360" w:type="dxa"/>
            <w:tcBorders>
              <w:top w:val="single" w:sz="2" w:space="0" w:color="E4E0EA"/>
              <w:bottom w:val="single" w:sz="2" w:space="0" w:color="E4E0EA"/>
            </w:tcBorders>
            <w:shd w:fill="FFFFFF" w:val="clear"/>
          </w:tcPr>
          <w:p>
            <w:pPr>
              <w:pStyle w:val="Normal"/>
              <w:spacing w:lineRule="auto" w:line="240" w:before="0" w:after="0"/>
              <w:rPr>
                <w:ins w:id="1505" w:author="Hossein Batebi" w:date="2026-09-26T00:00:00Z"/>
              </w:rPr>
            </w:pPr>
            <w:ins w:id="1504" w:author="Hossein Batebi" w:date="2026-09-26T00:00:00Z">
              <w:r>
                <w:rPr>
                  <w:rFonts w:eastAsia="Times New Roman" w:cs="Arial"/>
                  <w:b w:val="false"/>
                  <w:bCs w:val="false"/>
                  <w:sz w:val="16"/>
                  <w:szCs w:val="16"/>
                </w:rPr>
                <w:t xml:space="preserve">Receptor-focused or local reconstruction, transducer-containing specimen</w:t>
              </w:r>
            </w:ins>
          </w:p>
        </w:tc>
        <w:tc>
          <w:tcPr>
            <w:tcW w:w="3600" w:type="dxa"/>
            <w:tcBorders>
              <w:top w:val="single" w:sz="2" w:space="0" w:color="E4E0EA"/>
              <w:bottom w:val="single" w:sz="2" w:space="0" w:color="E4E0EA"/>
            </w:tcBorders>
            <w:shd w:fill="FFFFFF" w:val="clear"/>
          </w:tcPr>
          <w:p>
            <w:pPr>
              <w:pStyle w:val="Normal"/>
              <w:spacing w:lineRule="auto" w:line="240" w:before="0" w:after="0"/>
              <w:rPr>
                <w:ins w:id="1507" w:author="Hossein Batebi" w:date="2026-09-26T00:00:00Z"/>
              </w:rPr>
            </w:pPr>
            <w:ins w:id="1506" w:author="Hossein Batebi" w:date="2026-09-26T00:00:00Z">
              <w:r>
                <w:rPr>
                  <w:rFonts w:eastAsia="Times New Roman" w:cs="Arial"/>
                  <w:b w:val="false"/>
                  <w:bCs w:val="false"/>
                  <w:sz w:val="16"/>
                  <w:szCs w:val="16"/>
                </w:rPr>
                <w:t xml:space="preserve">Local HCAR2 refinement; particle count matches full HCAR2-Gi entry 8I7V.</w:t>
              </w:r>
            </w:ins>
          </w:p>
        </w:tc>
      </w:tr>
      <w:tr>
        <w:trPr/>
        <w:tc>
          <w:tcPr>
            <w:tcW w:w="1250" w:type="dxa"/>
            <w:tcBorders>
              <w:top w:val="single" w:sz="2" w:space="0" w:color="E4E0EA"/>
              <w:bottom w:val="single" w:sz="2" w:space="0" w:color="E4E0EA"/>
            </w:tcBorders>
            <w:shd w:fill="FFFFFF" w:val="clear"/>
          </w:tcPr>
          <w:p>
            <w:pPr>
              <w:pStyle w:val="Normal"/>
              <w:spacing w:lineRule="auto" w:line="240" w:before="0" w:after="0"/>
              <w:rPr>
                <w:ins w:id="1509" w:author="Hossein Batebi" w:date="2026-09-26T00:00:00Z"/>
              </w:rPr>
            </w:pPr>
            <w:ins w:id="1508" w:author="Hossein Batebi" w:date="2026-09-26T00:00:00Z">
              <w:r>
                <w:rPr>
                  <w:rFonts w:eastAsia="Times New Roman" w:cs="Arial"/>
                  <w:b w:val="false"/>
                  <w:bCs w:val="false"/>
                  <w:sz w:val="16"/>
                  <w:szCs w:val="16"/>
                </w:rPr>
                <w:t xml:space="preserve">HCA2 receptor</w:t>
              </w:r>
            </w:ins>
          </w:p>
        </w:tc>
        <w:tc>
          <w:tcPr>
            <w:tcW w:w="1050" w:type="dxa"/>
            <w:tcBorders>
              <w:top w:val="single" w:sz="2" w:space="0" w:color="E4E0EA"/>
              <w:bottom w:val="single" w:sz="2" w:space="0" w:color="E4E0EA"/>
            </w:tcBorders>
            <w:shd w:fill="FFFFFF" w:val="clear"/>
          </w:tcPr>
          <w:p>
            <w:pPr>
              <w:pStyle w:val="Normal"/>
              <w:spacing w:lineRule="auto" w:line="240" w:before="0" w:after="0"/>
              <w:rPr>
                <w:ins w:id="1511" w:author="Hossein Batebi" w:date="2026-09-26T00:00:00Z"/>
              </w:rPr>
            </w:pPr>
            <w:ins w:id="1510" w:author="Hossein Batebi" w:date="2026-09-26T00:00:00Z">
              <w:r>
                <w:rPr>
                  <w:rFonts w:eastAsia="Times New Roman" w:cs="Arial"/>
                  <w:b w:val="false"/>
                  <w:bCs w:val="false"/>
                  <w:sz w:val="16"/>
                  <w:szCs w:val="16"/>
                </w:rPr>
                <w:t xml:space="preserve">8K5D:A</w:t>
              </w:r>
            </w:ins>
          </w:p>
        </w:tc>
        <w:tc>
          <w:tcPr>
            <w:tcW w:w="1100" w:type="dxa"/>
            <w:tcBorders>
              <w:top w:val="single" w:sz="2" w:space="0" w:color="E4E0EA"/>
              <w:bottom w:val="single" w:sz="2" w:space="0" w:color="E4E0EA"/>
            </w:tcBorders>
            <w:shd w:fill="FFFFFF" w:val="clear"/>
          </w:tcPr>
          <w:p>
            <w:pPr>
              <w:pStyle w:val="Normal"/>
              <w:spacing w:lineRule="auto" w:line="240" w:before="0" w:after="0"/>
              <w:rPr>
                <w:ins w:id="1513" w:author="Hossein Batebi" w:date="2026-09-26T00:00:00Z"/>
              </w:rPr>
            </w:pPr>
            <w:ins w:id="1512" w:author="Hossein Batebi" w:date="2026-09-26T00:00:00Z">
              <w:r>
                <w:rPr>
                  <w:rFonts w:eastAsia="Times New Roman" w:cs="Arial"/>
                  <w:b w:val="false"/>
                  <w:bCs w:val="false"/>
                  <w:sz w:val="16"/>
                  <w:szCs w:val="16"/>
                </w:rPr>
                <w:t xml:space="preserve">Electron microscopy</w:t>
              </w:r>
            </w:ins>
          </w:p>
        </w:tc>
        <w:tc>
          <w:tcPr>
            <w:tcW w:w="2360" w:type="dxa"/>
            <w:tcBorders>
              <w:top w:val="single" w:sz="2" w:space="0" w:color="E4E0EA"/>
              <w:bottom w:val="single" w:sz="2" w:space="0" w:color="E4E0EA"/>
            </w:tcBorders>
            <w:shd w:fill="FFFFFF" w:val="clear"/>
          </w:tcPr>
          <w:p>
            <w:pPr>
              <w:pStyle w:val="Normal"/>
              <w:spacing w:lineRule="auto" w:line="240" w:before="0" w:after="0"/>
              <w:rPr>
                <w:ins w:id="1515" w:author="Hossein Batebi" w:date="2026-09-26T00:00:00Z"/>
              </w:rPr>
            </w:pPr>
            <w:ins w:id="1514" w:author="Hossein Batebi" w:date="2026-09-26T00:00:00Z">
              <w:r>
                <w:rPr>
                  <w:rFonts w:eastAsia="Times New Roman" w:cs="Arial"/>
                  <w:b w:val="false"/>
                  <w:bCs w:val="false"/>
                  <w:sz w:val="16"/>
                  <w:szCs w:val="16"/>
                </w:rPr>
                <w:t xml:space="preserve">Receptor-focused or local reconstruction, transducer-containing specimen</w:t>
              </w:r>
            </w:ins>
          </w:p>
        </w:tc>
        <w:tc>
          <w:tcPr>
            <w:tcW w:w="3600" w:type="dxa"/>
            <w:tcBorders>
              <w:top w:val="single" w:sz="2" w:space="0" w:color="E4E0EA"/>
              <w:bottom w:val="single" w:sz="2" w:space="0" w:color="E4E0EA"/>
            </w:tcBorders>
            <w:shd w:fill="FFFFFF" w:val="clear"/>
          </w:tcPr>
          <w:p>
            <w:pPr>
              <w:pStyle w:val="Normal"/>
              <w:spacing w:lineRule="auto" w:line="240" w:before="0" w:after="0"/>
              <w:rPr>
                <w:ins w:id="1517" w:author="Hossein Batebi" w:date="2026-09-26T00:00:00Z"/>
              </w:rPr>
            </w:pPr>
            <w:ins w:id="1516" w:author="Hossein Batebi" w:date="2026-09-26T00:00:00Z">
              <w:r>
                <w:rPr>
                  <w:rFonts w:eastAsia="Times New Roman" w:cs="Arial"/>
                  <w:b w:val="false"/>
                  <w:bCs w:val="false"/>
                  <w:sz w:val="16"/>
                  <w:szCs w:val="16"/>
                </w:rPr>
                <w:t xml:space="preserve">Local HCAR2 refinement; particle count matches full HCAR2-Gi entry 8I7W.</w:t>
              </w:r>
            </w:ins>
          </w:p>
        </w:tc>
      </w:tr>
      <w:tr>
        <w:trPr/>
        <w:tc>
          <w:tcPr>
            <w:tcW w:w="1250" w:type="dxa"/>
            <w:tcBorders>
              <w:top w:val="single" w:sz="2" w:space="0" w:color="E4E0EA"/>
              <w:bottom w:val="single" w:sz="2" w:space="0" w:color="E4E0EA"/>
            </w:tcBorders>
            <w:shd w:fill="FFFFFF" w:val="clear"/>
          </w:tcPr>
          <w:p>
            <w:pPr>
              <w:pStyle w:val="Normal"/>
              <w:spacing w:lineRule="auto" w:line="240" w:before="0" w:after="0"/>
              <w:rPr>
                <w:ins w:id="1519" w:author="Hossein Batebi" w:date="2026-09-26T00:00:00Z"/>
              </w:rPr>
            </w:pPr>
            <w:ins w:id="1518" w:author="Hossein Batebi" w:date="2026-09-26T00:00:00Z">
              <w:r>
                <w:rPr>
                  <w:rFonts w:eastAsia="Times New Roman" w:cs="Arial"/>
                  <w:b w:val="false"/>
                  <w:bCs w:val="false"/>
                  <w:sz w:val="16"/>
                  <w:szCs w:val="16"/>
                </w:rPr>
                <w:t xml:space="preserve">LPA1 receptor</w:t>
              </w:r>
            </w:ins>
          </w:p>
        </w:tc>
        <w:tc>
          <w:tcPr>
            <w:tcW w:w="1050" w:type="dxa"/>
            <w:tcBorders>
              <w:top w:val="single" w:sz="2" w:space="0" w:color="E4E0EA"/>
              <w:bottom w:val="single" w:sz="2" w:space="0" w:color="E4E0EA"/>
            </w:tcBorders>
            <w:shd w:fill="FFFFFF" w:val="clear"/>
          </w:tcPr>
          <w:p>
            <w:pPr>
              <w:pStyle w:val="Normal"/>
              <w:spacing w:lineRule="auto" w:line="240" w:before="0" w:after="0"/>
              <w:rPr>
                <w:ins w:id="1521" w:author="Hossein Batebi" w:date="2026-09-26T00:00:00Z"/>
              </w:rPr>
            </w:pPr>
            <w:ins w:id="1520" w:author="Hossein Batebi" w:date="2026-09-26T00:00:00Z">
              <w:r>
                <w:rPr>
                  <w:rFonts w:eastAsia="Times New Roman" w:cs="Arial"/>
                  <w:b w:val="false"/>
                  <w:bCs w:val="false"/>
                  <w:sz w:val="16"/>
                  <w:szCs w:val="16"/>
                </w:rPr>
                <w:t xml:space="preserve">7YU4:A</w:t>
              </w:r>
            </w:ins>
          </w:p>
        </w:tc>
        <w:tc>
          <w:tcPr>
            <w:tcW w:w="1100" w:type="dxa"/>
            <w:tcBorders>
              <w:top w:val="single" w:sz="2" w:space="0" w:color="E4E0EA"/>
              <w:bottom w:val="single" w:sz="2" w:space="0" w:color="E4E0EA"/>
            </w:tcBorders>
            <w:shd w:fill="FFFFFF" w:val="clear"/>
          </w:tcPr>
          <w:p>
            <w:pPr>
              <w:pStyle w:val="Normal"/>
              <w:spacing w:lineRule="auto" w:line="240" w:before="0" w:after="0"/>
              <w:rPr>
                <w:ins w:id="1523" w:author="Hossein Batebi" w:date="2026-09-26T00:00:00Z"/>
              </w:rPr>
            </w:pPr>
            <w:ins w:id="1522" w:author="Hossein Batebi" w:date="2026-09-26T00:00:00Z">
              <w:r>
                <w:rPr>
                  <w:rFonts w:eastAsia="Times New Roman" w:cs="Arial"/>
                  <w:b w:val="false"/>
                  <w:bCs w:val="false"/>
                  <w:sz w:val="16"/>
                  <w:szCs w:val="16"/>
                </w:rPr>
                <w:t xml:space="preserve">Electron microscopy</w:t>
              </w:r>
            </w:ins>
          </w:p>
        </w:tc>
        <w:tc>
          <w:tcPr>
            <w:tcW w:w="2360" w:type="dxa"/>
            <w:tcBorders>
              <w:top w:val="single" w:sz="2" w:space="0" w:color="E4E0EA"/>
              <w:bottom w:val="single" w:sz="2" w:space="0" w:color="E4E0EA"/>
            </w:tcBorders>
            <w:shd w:fill="FFFFFF" w:val="clear"/>
          </w:tcPr>
          <w:p>
            <w:pPr>
              <w:pStyle w:val="Normal"/>
              <w:spacing w:lineRule="auto" w:line="240" w:before="0" w:after="0"/>
              <w:rPr>
                <w:ins w:id="1525" w:author="Hossein Batebi" w:date="2026-09-26T00:00:00Z"/>
              </w:rPr>
            </w:pPr>
            <w:ins w:id="1524" w:author="Hossein Batebi" w:date="2026-09-26T00:00:00Z">
              <w:r>
                <w:rPr>
                  <w:rFonts w:eastAsia="Times New Roman" w:cs="Arial"/>
                  <w:b w:val="false"/>
                  <w:bCs w:val="false"/>
                  <w:sz w:val="16"/>
                  <w:szCs w:val="16"/>
                </w:rPr>
                <w:t xml:space="preserve">Receptor-focused or local reconstruction, transducer-containing specimen</w:t>
              </w:r>
            </w:ins>
          </w:p>
        </w:tc>
        <w:tc>
          <w:tcPr>
            <w:tcW w:w="3600" w:type="dxa"/>
            <w:tcBorders>
              <w:top w:val="single" w:sz="2" w:space="0" w:color="E4E0EA"/>
              <w:bottom w:val="single" w:sz="2" w:space="0" w:color="E4E0EA"/>
            </w:tcBorders>
            <w:shd w:fill="FFFFFF" w:val="clear"/>
          </w:tcPr>
          <w:p>
            <w:pPr>
              <w:pStyle w:val="Normal"/>
              <w:spacing w:lineRule="auto" w:line="240" w:before="0" w:after="0"/>
              <w:rPr>
                <w:ins w:id="1527" w:author="Hossein Batebi" w:date="2026-09-26T00:00:00Z"/>
              </w:rPr>
            </w:pPr>
            <w:ins w:id="1526" w:author="Hossein Batebi" w:date="2026-09-26T00:00:00Z">
              <w:r>
                <w:rPr>
                  <w:rFonts w:eastAsia="Times New Roman" w:cs="Arial"/>
                  <w:b w:val="false"/>
                  <w:bCs w:val="false"/>
                  <w:sz w:val="16"/>
                  <w:szCs w:val="16"/>
                </w:rPr>
                <w:t xml:space="preserve">PDB title explicitly identifies LPA1-Gi complex focused on receptor.</w:t>
              </w:r>
            </w:ins>
          </w:p>
        </w:tc>
      </w:tr>
      <w:tr>
        <w:trPr/>
        <w:tc>
          <w:tcPr>
            <w:tcW w:w="1250" w:type="dxa"/>
            <w:tcBorders>
              <w:top w:val="single" w:sz="2" w:space="0" w:color="E4E0EA"/>
              <w:bottom w:val="single" w:sz="2" w:space="0" w:color="E4E0EA"/>
            </w:tcBorders>
            <w:shd w:fill="FFFFFF" w:val="clear"/>
          </w:tcPr>
          <w:p>
            <w:pPr>
              <w:pStyle w:val="Normal"/>
              <w:spacing w:lineRule="auto" w:line="240" w:before="0" w:after="0"/>
              <w:rPr>
                <w:ins w:id="1529" w:author="Hossein Batebi" w:date="2026-09-26T00:00:00Z"/>
              </w:rPr>
            </w:pPr>
            <w:ins w:id="1528" w:author="Hossein Batebi" w:date="2026-09-26T00:00:00Z">
              <w:r>
                <w:rPr>
                  <w:rFonts w:eastAsia="Times New Roman" w:cs="Arial"/>
                  <w:b w:val="false"/>
                  <w:bCs w:val="false"/>
                  <w:sz w:val="16"/>
                  <w:szCs w:val="16"/>
                </w:rPr>
                <w:t xml:space="preserve">M3 receptor</w:t>
              </w:r>
            </w:ins>
          </w:p>
        </w:tc>
        <w:tc>
          <w:tcPr>
            <w:tcW w:w="1050" w:type="dxa"/>
            <w:tcBorders>
              <w:top w:val="single" w:sz="2" w:space="0" w:color="E4E0EA"/>
              <w:bottom w:val="single" w:sz="2" w:space="0" w:color="E4E0EA"/>
            </w:tcBorders>
            <w:shd w:fill="FFFFFF" w:val="clear"/>
          </w:tcPr>
          <w:p>
            <w:pPr>
              <w:pStyle w:val="Normal"/>
              <w:spacing w:lineRule="auto" w:line="240" w:before="0" w:after="0"/>
              <w:rPr>
                <w:ins w:id="1531" w:author="Hossein Batebi" w:date="2026-09-26T00:00:00Z"/>
              </w:rPr>
            </w:pPr>
            <w:ins w:id="1530" w:author="Hossein Batebi" w:date="2026-09-26T00:00:00Z">
              <w:r>
                <w:rPr>
                  <w:rFonts w:eastAsia="Times New Roman" w:cs="Arial"/>
                  <w:b w:val="false"/>
                  <w:bCs w:val="false"/>
                  <w:sz w:val="16"/>
                  <w:szCs w:val="16"/>
                </w:rPr>
                <w:t xml:space="preserve">8EA0:A</w:t>
              </w:r>
            </w:ins>
          </w:p>
        </w:tc>
        <w:tc>
          <w:tcPr>
            <w:tcW w:w="1100" w:type="dxa"/>
            <w:tcBorders>
              <w:top w:val="single" w:sz="2" w:space="0" w:color="E4E0EA"/>
              <w:bottom w:val="single" w:sz="2" w:space="0" w:color="E4E0EA"/>
            </w:tcBorders>
            <w:shd w:fill="FFFFFF" w:val="clear"/>
          </w:tcPr>
          <w:p>
            <w:pPr>
              <w:pStyle w:val="Normal"/>
              <w:spacing w:lineRule="auto" w:line="240" w:before="0" w:after="0"/>
              <w:rPr>
                <w:ins w:id="1533" w:author="Hossein Batebi" w:date="2026-09-26T00:00:00Z"/>
              </w:rPr>
            </w:pPr>
            <w:ins w:id="1532" w:author="Hossein Batebi" w:date="2026-09-26T00:00:00Z">
              <w:r>
                <w:rPr>
                  <w:rFonts w:eastAsia="Times New Roman" w:cs="Arial"/>
                  <w:b w:val="false"/>
                  <w:bCs w:val="false"/>
                  <w:sz w:val="16"/>
                  <w:szCs w:val="16"/>
                </w:rPr>
                <w:t xml:space="preserve">Electron microscopy</w:t>
              </w:r>
            </w:ins>
          </w:p>
        </w:tc>
        <w:tc>
          <w:tcPr>
            <w:tcW w:w="2360" w:type="dxa"/>
            <w:tcBorders>
              <w:top w:val="single" w:sz="2" w:space="0" w:color="E4E0EA"/>
              <w:bottom w:val="single" w:sz="2" w:space="0" w:color="E4E0EA"/>
            </w:tcBorders>
            <w:shd w:fill="FFFFFF" w:val="clear"/>
          </w:tcPr>
          <w:p>
            <w:pPr>
              <w:pStyle w:val="Normal"/>
              <w:spacing w:lineRule="auto" w:line="240" w:before="0" w:after="0"/>
              <w:rPr>
                <w:ins w:id="1535" w:author="Hossein Batebi" w:date="2026-09-26T00:00:00Z"/>
              </w:rPr>
            </w:pPr>
            <w:ins w:id="1534" w:author="Hossein Batebi" w:date="2026-09-26T00:00:00Z">
              <w:r>
                <w:rPr>
                  <w:rFonts w:eastAsia="Times New Roman" w:cs="Arial"/>
                  <w:b w:val="false"/>
                  <w:bCs w:val="false"/>
                  <w:sz w:val="16"/>
                  <w:szCs w:val="16"/>
                </w:rPr>
                <w:t xml:space="preserve">Receptor-focused or local reconstruction, transducer-containing specimen</w:t>
              </w:r>
            </w:ins>
          </w:p>
        </w:tc>
        <w:tc>
          <w:tcPr>
            <w:tcW w:w="3600" w:type="dxa"/>
            <w:tcBorders>
              <w:top w:val="single" w:sz="2" w:space="0" w:color="E4E0EA"/>
              <w:bottom w:val="single" w:sz="2" w:space="0" w:color="E4E0EA"/>
            </w:tcBorders>
            <w:shd w:fill="FFFFFF" w:val="clear"/>
          </w:tcPr>
          <w:p>
            <w:pPr>
              <w:pStyle w:val="Normal"/>
              <w:spacing w:lineRule="auto" w:line="240" w:before="0" w:after="0"/>
              <w:rPr>
                <w:ins w:id="1537" w:author="Hossein Batebi" w:date="2026-09-26T00:00:00Z"/>
              </w:rPr>
            </w:pPr>
            <w:ins w:id="1536" w:author="Hossein Batebi" w:date="2026-09-26T00:00:00Z">
              <w:r>
                <w:rPr>
                  <w:rFonts w:eastAsia="Times New Roman" w:cs="Arial"/>
                  <w:b w:val="false"/>
                  <w:bCs w:val="false"/>
                  <w:sz w:val="16"/>
                  <w:szCs w:val="16"/>
                </w:rPr>
                <w:t xml:space="preserve">PDB title explicitly identifies miniGq-coupled M3 receptor local refinement.</w:t>
              </w:r>
            </w:ins>
          </w:p>
        </w:tc>
      </w:tr>
      <w:tr>
        <w:trPr/>
        <w:tc>
          <w:tcPr>
            <w:tcW w:w="1250" w:type="dxa"/>
            <w:tcBorders>
              <w:top w:val="single" w:sz="2" w:space="0" w:color="E4E0EA"/>
              <w:bottom w:val="single" w:sz="2" w:space="0" w:color="E4E0EA"/>
            </w:tcBorders>
            <w:shd w:fill="FFFFFF" w:val="clear"/>
          </w:tcPr>
          <w:p>
            <w:pPr>
              <w:pStyle w:val="Normal"/>
              <w:spacing w:lineRule="auto" w:line="240" w:before="0" w:after="0"/>
              <w:rPr>
                <w:ins w:id="1539" w:author="Hossein Batebi" w:date="2026-09-26T00:00:00Z"/>
              </w:rPr>
            </w:pPr>
            <w:ins w:id="1538" w:author="Hossein Batebi" w:date="2026-09-26T00:00:00Z">
              <w:r>
                <w:rPr>
                  <w:rFonts w:eastAsia="Times New Roman" w:cs="Arial"/>
                  <w:b w:val="false"/>
                  <w:bCs w:val="false"/>
                  <w:sz w:val="16"/>
                  <w:szCs w:val="16"/>
                </w:rPr>
                <w:t xml:space="preserve">MRGPRX2</w:t>
              </w:r>
            </w:ins>
          </w:p>
        </w:tc>
        <w:tc>
          <w:tcPr>
            <w:tcW w:w="1050" w:type="dxa"/>
            <w:tcBorders>
              <w:top w:val="single" w:sz="2" w:space="0" w:color="E4E0EA"/>
              <w:bottom w:val="single" w:sz="2" w:space="0" w:color="E4E0EA"/>
            </w:tcBorders>
            <w:shd w:fill="FFFFFF" w:val="clear"/>
          </w:tcPr>
          <w:p>
            <w:pPr>
              <w:pStyle w:val="Normal"/>
              <w:spacing w:lineRule="auto" w:line="240" w:before="0" w:after="0"/>
              <w:rPr>
                <w:ins w:id="1541" w:author="Hossein Batebi" w:date="2026-09-26T00:00:00Z"/>
              </w:rPr>
            </w:pPr>
            <w:ins w:id="1540" w:author="Hossein Batebi" w:date="2026-09-26T00:00:00Z">
              <w:r>
                <w:rPr>
                  <w:rFonts w:eastAsia="Times New Roman" w:cs="Arial"/>
                  <w:b w:val="false"/>
                  <w:bCs w:val="false"/>
                  <w:sz w:val="16"/>
                  <w:szCs w:val="16"/>
                </w:rPr>
                <w:t xml:space="preserve">7VV6:R</w:t>
              </w:r>
            </w:ins>
          </w:p>
        </w:tc>
        <w:tc>
          <w:tcPr>
            <w:tcW w:w="1100" w:type="dxa"/>
            <w:tcBorders>
              <w:top w:val="single" w:sz="2" w:space="0" w:color="E4E0EA"/>
              <w:bottom w:val="single" w:sz="2" w:space="0" w:color="E4E0EA"/>
            </w:tcBorders>
            <w:shd w:fill="FFFFFF" w:val="clear"/>
          </w:tcPr>
          <w:p>
            <w:pPr>
              <w:pStyle w:val="Normal"/>
              <w:spacing w:lineRule="auto" w:line="240" w:before="0" w:after="0"/>
              <w:rPr>
                <w:ins w:id="1543" w:author="Hossein Batebi" w:date="2026-09-26T00:00:00Z"/>
              </w:rPr>
            </w:pPr>
            <w:ins w:id="1542" w:author="Hossein Batebi" w:date="2026-09-26T00:00:00Z">
              <w:r>
                <w:rPr>
                  <w:rFonts w:eastAsia="Times New Roman" w:cs="Arial"/>
                  <w:b w:val="false"/>
                  <w:bCs w:val="false"/>
                  <w:sz w:val="16"/>
                  <w:szCs w:val="16"/>
                </w:rPr>
                <w:t xml:space="preserve">Electron microscopy</w:t>
              </w:r>
            </w:ins>
          </w:p>
        </w:tc>
        <w:tc>
          <w:tcPr>
            <w:tcW w:w="2360" w:type="dxa"/>
            <w:tcBorders>
              <w:top w:val="single" w:sz="2" w:space="0" w:color="E4E0EA"/>
              <w:bottom w:val="single" w:sz="2" w:space="0" w:color="E4E0EA"/>
            </w:tcBorders>
            <w:shd w:fill="FFFFFF" w:val="clear"/>
          </w:tcPr>
          <w:p>
            <w:pPr>
              <w:pStyle w:val="Normal"/>
              <w:spacing w:lineRule="auto" w:line="240" w:before="0" w:after="0"/>
              <w:rPr>
                <w:ins w:id="1545" w:author="Hossein Batebi" w:date="2026-09-26T00:00:00Z"/>
              </w:rPr>
            </w:pPr>
            <w:ins w:id="1544" w:author="Hossein Batebi" w:date="2026-09-26T00:00:00Z">
              <w:r>
                <w:rPr>
                  <w:rFonts w:eastAsia="Times New Roman" w:cs="Arial"/>
                  <w:b w:val="false"/>
                  <w:bCs w:val="false"/>
                  <w:sz w:val="16"/>
                  <w:szCs w:val="16"/>
                </w:rPr>
                <w:t xml:space="preserve">Receptor-focused or local reconstruction, transducer-containing specimen</w:t>
              </w:r>
            </w:ins>
          </w:p>
        </w:tc>
        <w:tc>
          <w:tcPr>
            <w:tcW w:w="3600" w:type="dxa"/>
            <w:tcBorders>
              <w:top w:val="single" w:sz="2" w:space="0" w:color="E4E0EA"/>
              <w:bottom w:val="single" w:sz="2" w:space="0" w:color="E4E0EA"/>
            </w:tcBorders>
            <w:shd w:fill="FFFFFF" w:val="clear"/>
          </w:tcPr>
          <w:p>
            <w:pPr>
              <w:pStyle w:val="Normal"/>
              <w:spacing w:lineRule="auto" w:line="240" w:before="0" w:after="0"/>
              <w:rPr>
                <w:ins w:id="1547" w:author="Hossein Batebi" w:date="2026-09-26T00:00:00Z"/>
              </w:rPr>
            </w:pPr>
            <w:ins w:id="1546" w:author="Hossein Batebi" w:date="2026-09-26T00:00:00Z">
              <w:r>
                <w:rPr>
                  <w:rFonts w:eastAsia="Times New Roman" w:cs="Arial"/>
                  <w:b w:val="false"/>
                  <w:bCs w:val="false"/>
                  <w:sz w:val="16"/>
                  <w:szCs w:val="16"/>
                </w:rPr>
                <w:t xml:space="preserve">MRGPRX2 receptor local reconstruction from a receptor-complex cryo-EM study; not an independent partner-free specimen.</w:t>
              </w:r>
            </w:ins>
          </w:p>
        </w:tc>
      </w:tr>
      <w:tr>
        <w:trPr/>
        <w:tc>
          <w:tcPr>
            <w:tcW w:w="1250" w:type="dxa"/>
            <w:tcBorders>
              <w:top w:val="single" w:sz="2" w:space="0" w:color="E4E0EA"/>
              <w:bottom w:val="single" w:sz="2" w:space="0" w:color="E4E0EA"/>
            </w:tcBorders>
            <w:shd w:fill="FFFFFF" w:val="clear"/>
          </w:tcPr>
          <w:p>
            <w:pPr>
              <w:pStyle w:val="Normal"/>
              <w:spacing w:lineRule="auto" w:line="240" w:before="0" w:after="0"/>
              <w:rPr>
                <w:ins w:id="1549" w:author="Hossein Batebi" w:date="2026-09-26T00:00:00Z"/>
              </w:rPr>
            </w:pPr>
            <w:ins w:id="1548" w:author="Hossein Batebi" w:date="2026-09-26T00:00:00Z">
              <w:r>
                <w:rPr>
                  <w:rFonts w:eastAsia="Times New Roman" w:cs="Arial"/>
                  <w:b w:val="false"/>
                  <w:bCs w:val="false"/>
                  <w:sz w:val="16"/>
                  <w:szCs w:val="16"/>
                </w:rPr>
                <w:t xml:space="preserve">TAAR1</w:t>
              </w:r>
            </w:ins>
          </w:p>
        </w:tc>
        <w:tc>
          <w:tcPr>
            <w:tcW w:w="1050" w:type="dxa"/>
            <w:tcBorders>
              <w:top w:val="single" w:sz="2" w:space="0" w:color="E4E0EA"/>
              <w:bottom w:val="single" w:sz="2" w:space="0" w:color="E4E0EA"/>
            </w:tcBorders>
            <w:shd w:fill="FFFFFF" w:val="clear"/>
          </w:tcPr>
          <w:p>
            <w:pPr>
              <w:pStyle w:val="Normal"/>
              <w:spacing w:lineRule="auto" w:line="240" w:before="0" w:after="0"/>
              <w:rPr>
                <w:ins w:id="1551" w:author="Hossein Batebi" w:date="2026-09-26T00:00:00Z"/>
              </w:rPr>
            </w:pPr>
            <w:ins w:id="1550" w:author="Hossein Batebi" w:date="2026-09-26T00:00:00Z">
              <w:r>
                <w:rPr>
                  <w:rFonts w:eastAsia="Times New Roman" w:cs="Arial"/>
                  <w:b w:val="false"/>
                  <w:bCs w:val="false"/>
                  <w:sz w:val="16"/>
                  <w:szCs w:val="16"/>
                </w:rPr>
                <w:t xml:space="preserve">8WCC:R</w:t>
              </w:r>
            </w:ins>
          </w:p>
        </w:tc>
        <w:tc>
          <w:tcPr>
            <w:tcW w:w="1100" w:type="dxa"/>
            <w:tcBorders>
              <w:top w:val="single" w:sz="2" w:space="0" w:color="E4E0EA"/>
              <w:bottom w:val="single" w:sz="2" w:space="0" w:color="E4E0EA"/>
            </w:tcBorders>
            <w:shd w:fill="FFFFFF" w:val="clear"/>
          </w:tcPr>
          <w:p>
            <w:pPr>
              <w:pStyle w:val="Normal"/>
              <w:spacing w:lineRule="auto" w:line="240" w:before="0" w:after="0"/>
              <w:rPr>
                <w:ins w:id="1553" w:author="Hossein Batebi" w:date="2026-09-26T00:00:00Z"/>
              </w:rPr>
            </w:pPr>
            <w:ins w:id="1552" w:author="Hossein Batebi" w:date="2026-09-26T00:00:00Z">
              <w:r>
                <w:rPr>
                  <w:rFonts w:eastAsia="Times New Roman" w:cs="Arial"/>
                  <w:b w:val="false"/>
                  <w:bCs w:val="false"/>
                  <w:sz w:val="16"/>
                  <w:szCs w:val="16"/>
                </w:rPr>
                <w:t xml:space="preserve">Electron microscopy</w:t>
              </w:r>
            </w:ins>
          </w:p>
        </w:tc>
        <w:tc>
          <w:tcPr>
            <w:tcW w:w="2360" w:type="dxa"/>
            <w:tcBorders>
              <w:top w:val="single" w:sz="2" w:space="0" w:color="E4E0EA"/>
              <w:bottom w:val="single" w:sz="2" w:space="0" w:color="E4E0EA"/>
            </w:tcBorders>
            <w:shd w:fill="FFFFFF" w:val="clear"/>
          </w:tcPr>
          <w:p>
            <w:pPr>
              <w:pStyle w:val="Normal"/>
              <w:spacing w:lineRule="auto" w:line="240" w:before="0" w:after="0"/>
              <w:rPr>
                <w:ins w:id="1555" w:author="Hossein Batebi" w:date="2026-09-26T00:00:00Z"/>
              </w:rPr>
            </w:pPr>
            <w:ins w:id="1554" w:author="Hossein Batebi" w:date="2026-09-26T00:00:00Z">
              <w:r>
                <w:rPr>
                  <w:rFonts w:eastAsia="Times New Roman" w:cs="Arial"/>
                  <w:b w:val="false"/>
                  <w:bCs w:val="false"/>
                  <w:sz w:val="16"/>
                  <w:szCs w:val="16"/>
                </w:rPr>
                <w:t xml:space="preserve">Receptor-focused or local reconstruction, transducer-containing specimen</w:t>
              </w:r>
            </w:ins>
          </w:p>
        </w:tc>
        <w:tc>
          <w:tcPr>
            <w:tcW w:w="3600" w:type="dxa"/>
            <w:tcBorders>
              <w:top w:val="single" w:sz="2" w:space="0" w:color="E4E0EA"/>
              <w:bottom w:val="single" w:sz="2" w:space="0" w:color="E4E0EA"/>
            </w:tcBorders>
            <w:shd w:fill="FFFFFF" w:val="clear"/>
          </w:tcPr>
          <w:p>
            <w:pPr>
              <w:pStyle w:val="Normal"/>
              <w:spacing w:lineRule="auto" w:line="240" w:before="0" w:after="0"/>
              <w:rPr>
                <w:ins w:id="1557" w:author="Hossein Batebi" w:date="2026-09-26T00:00:00Z"/>
              </w:rPr>
            </w:pPr>
            <w:ins w:id="1556" w:author="Hossein Batebi" w:date="2026-09-26T00:00:00Z">
              <w:r>
                <w:rPr>
                  <w:rFonts w:eastAsia="Times New Roman" w:cs="Arial"/>
                  <w:b w:val="false"/>
                  <w:bCs w:val="false"/>
                  <w:sz w:val="16"/>
                  <w:szCs w:val="16"/>
                </w:rPr>
                <w:t xml:space="preserve">CHA-mTAAR1 receptor reconstruction has the same 296,951 particles as CHA-mTAAR1-Gq entry 8WCB.</w:t>
              </w:r>
            </w:ins>
          </w:p>
        </w:tc>
      </w:tr>
      <w:tr>
        <w:trPr/>
        <w:tc>
          <w:tcPr>
            <w:tcW w:w="1250" w:type="dxa"/>
            <w:tcBorders>
              <w:top w:val="single" w:sz="2" w:space="0" w:color="E4E0EA"/>
              <w:bottom w:val="single" w:sz="2" w:space="0" w:color="E4E0EA"/>
            </w:tcBorders>
            <w:shd w:fill="FFFFFF" w:val="clear"/>
          </w:tcPr>
          <w:p>
            <w:pPr>
              <w:pStyle w:val="Normal"/>
              <w:spacing w:lineRule="auto" w:line="240" w:before="0" w:after="0"/>
              <w:rPr>
                <w:ins w:id="1559" w:author="Hossein Batebi" w:date="2026-09-26T00:00:00Z"/>
              </w:rPr>
            </w:pPr>
            <w:ins w:id="1558" w:author="Hossein Batebi" w:date="2026-09-26T00:00:00Z">
              <w:r>
                <w:rPr>
                  <w:rFonts w:eastAsia="Times New Roman" w:cs="Arial"/>
                  <w:b w:val="false"/>
                  <w:bCs w:val="false"/>
                  <w:sz w:val="16"/>
                  <w:szCs w:val="16"/>
                </w:rPr>
                <w:t xml:space="preserve">TAAR9</w:t>
              </w:r>
            </w:ins>
          </w:p>
        </w:tc>
        <w:tc>
          <w:tcPr>
            <w:tcW w:w="1050" w:type="dxa"/>
            <w:tcBorders>
              <w:top w:val="single" w:sz="2" w:space="0" w:color="E4E0EA"/>
              <w:bottom w:val="single" w:sz="2" w:space="0" w:color="E4E0EA"/>
            </w:tcBorders>
            <w:shd w:fill="FFFFFF" w:val="clear"/>
          </w:tcPr>
          <w:p>
            <w:pPr>
              <w:pStyle w:val="Normal"/>
              <w:spacing w:lineRule="auto" w:line="240" w:before="0" w:after="0"/>
              <w:rPr>
                <w:ins w:id="1561" w:author="Hossein Batebi" w:date="2026-09-26T00:00:00Z"/>
              </w:rPr>
            </w:pPr>
            <w:ins w:id="1560" w:author="Hossein Batebi" w:date="2026-09-26T00:00:00Z">
              <w:r>
                <w:rPr>
                  <w:rFonts w:eastAsia="Times New Roman" w:cs="Arial"/>
                  <w:b w:val="false"/>
                  <w:bCs w:val="false"/>
                  <w:sz w:val="16"/>
                  <w:szCs w:val="16"/>
                </w:rPr>
                <w:t xml:space="preserve">8IWE:R</w:t>
              </w:r>
            </w:ins>
          </w:p>
        </w:tc>
        <w:tc>
          <w:tcPr>
            <w:tcW w:w="1100" w:type="dxa"/>
            <w:tcBorders>
              <w:top w:val="single" w:sz="2" w:space="0" w:color="E4E0EA"/>
              <w:bottom w:val="single" w:sz="2" w:space="0" w:color="E4E0EA"/>
            </w:tcBorders>
            <w:shd w:fill="FFFFFF" w:val="clear"/>
          </w:tcPr>
          <w:p>
            <w:pPr>
              <w:pStyle w:val="Normal"/>
              <w:spacing w:lineRule="auto" w:line="240" w:before="0" w:after="0"/>
              <w:rPr>
                <w:ins w:id="1563" w:author="Hossein Batebi" w:date="2026-09-26T00:00:00Z"/>
              </w:rPr>
            </w:pPr>
            <w:ins w:id="1562" w:author="Hossein Batebi" w:date="2026-09-26T00:00:00Z">
              <w:r>
                <w:rPr>
                  <w:rFonts w:eastAsia="Times New Roman" w:cs="Arial"/>
                  <w:b w:val="false"/>
                  <w:bCs w:val="false"/>
                  <w:sz w:val="16"/>
                  <w:szCs w:val="16"/>
                </w:rPr>
                <w:t xml:space="preserve">Electron microscopy</w:t>
              </w:r>
            </w:ins>
          </w:p>
        </w:tc>
        <w:tc>
          <w:tcPr>
            <w:tcW w:w="2360" w:type="dxa"/>
            <w:tcBorders>
              <w:top w:val="single" w:sz="2" w:space="0" w:color="E4E0EA"/>
              <w:bottom w:val="single" w:sz="2" w:space="0" w:color="E4E0EA"/>
            </w:tcBorders>
            <w:shd w:fill="FFFFFF" w:val="clear"/>
          </w:tcPr>
          <w:p>
            <w:pPr>
              <w:pStyle w:val="Normal"/>
              <w:spacing w:lineRule="auto" w:line="240" w:before="0" w:after="0"/>
              <w:rPr>
                <w:ins w:id="1565" w:author="Hossein Batebi" w:date="2026-09-26T00:00:00Z"/>
              </w:rPr>
            </w:pPr>
            <w:ins w:id="1564" w:author="Hossein Batebi" w:date="2026-09-26T00:00:00Z">
              <w:r>
                <w:rPr>
                  <w:rFonts w:eastAsia="Times New Roman" w:cs="Arial"/>
                  <w:b w:val="false"/>
                  <w:bCs w:val="false"/>
                  <w:sz w:val="16"/>
                  <w:szCs w:val="16"/>
                </w:rPr>
                <w:t xml:space="preserve">Receptor-focused or local reconstruction, transducer-containing specimen</w:t>
              </w:r>
            </w:ins>
          </w:p>
        </w:tc>
        <w:tc>
          <w:tcPr>
            <w:tcW w:w="3600" w:type="dxa"/>
            <w:tcBorders>
              <w:top w:val="single" w:sz="2" w:space="0" w:color="E4E0EA"/>
              <w:bottom w:val="single" w:sz="2" w:space="0" w:color="E4E0EA"/>
            </w:tcBorders>
            <w:shd w:fill="FFFFFF" w:val="clear"/>
          </w:tcPr>
          <w:p>
            <w:pPr>
              <w:pStyle w:val="Normal"/>
              <w:spacing w:lineRule="auto" w:line="240" w:before="0" w:after="0"/>
              <w:rPr>
                <w:ins w:id="1567" w:author="Hossein Batebi" w:date="2026-09-26T00:00:00Z"/>
              </w:rPr>
            </w:pPr>
            <w:ins w:id="1566" w:author="Hossein Batebi" w:date="2026-09-26T00:00:00Z">
              <w:r>
                <w:rPr>
                  <w:rFonts w:eastAsia="Times New Roman" w:cs="Arial"/>
                  <w:b w:val="false"/>
                  <w:bCs w:val="false"/>
                  <w:sz w:val="16"/>
                  <w:szCs w:val="16"/>
                </w:rPr>
                <w:t xml:space="preserve">Receptor-focused TAAR9 reconstruction; particle count matches SPE-mTAAR9-Gs full-complex entry 8IW4.</w:t>
              </w:r>
            </w:ins>
          </w:p>
        </w:tc>
      </w:tr>
      <w:tr>
        <w:trPr/>
        <w:tc>
          <w:tcPr>
            <w:tcW w:w="1250" w:type="dxa"/>
            <w:tcBorders>
              <w:top w:val="single" w:sz="2" w:space="0" w:color="E4E0EA"/>
              <w:bottom w:val="single" w:sz="2" w:space="0" w:color="E4E0EA"/>
            </w:tcBorders>
            <w:shd w:fill="FFFFFF" w:val="clear"/>
          </w:tcPr>
          <w:p>
            <w:pPr>
              <w:pStyle w:val="Normal"/>
              <w:spacing w:lineRule="auto" w:line="240" w:before="0" w:after="0"/>
              <w:rPr>
                <w:ins w:id="1569" w:author="Hossein Batebi" w:date="2026-09-26T00:00:00Z"/>
              </w:rPr>
            </w:pPr>
            <w:ins w:id="1568" w:author="Hossein Batebi" w:date="2026-09-26T00:00:00Z">
              <w:r>
                <w:rPr>
                  <w:rFonts w:eastAsia="Times New Roman" w:cs="Arial"/>
                  <w:b w:val="false"/>
                  <w:bCs w:val="false"/>
                  <w:sz w:val="16"/>
                  <w:szCs w:val="16"/>
                </w:rPr>
                <w:t xml:space="preserve">TAAR9</w:t>
              </w:r>
            </w:ins>
          </w:p>
        </w:tc>
        <w:tc>
          <w:tcPr>
            <w:tcW w:w="1050" w:type="dxa"/>
            <w:tcBorders>
              <w:top w:val="single" w:sz="2" w:space="0" w:color="E4E0EA"/>
              <w:bottom w:val="single" w:sz="2" w:space="0" w:color="E4E0EA"/>
            </w:tcBorders>
            <w:shd w:fill="FFFFFF" w:val="clear"/>
          </w:tcPr>
          <w:p>
            <w:pPr>
              <w:pStyle w:val="Normal"/>
              <w:spacing w:lineRule="auto" w:line="240" w:before="0" w:after="0"/>
              <w:rPr>
                <w:ins w:id="1571" w:author="Hossein Batebi" w:date="2026-09-26T00:00:00Z"/>
              </w:rPr>
            </w:pPr>
            <w:ins w:id="1570" w:author="Hossein Batebi" w:date="2026-09-26T00:00:00Z">
              <w:r>
                <w:rPr>
                  <w:rFonts w:eastAsia="Times New Roman" w:cs="Arial"/>
                  <w:b w:val="false"/>
                  <w:bCs w:val="false"/>
                  <w:sz w:val="16"/>
                  <w:szCs w:val="16"/>
                </w:rPr>
                <w:t xml:space="preserve">8IWM:R</w:t>
              </w:r>
            </w:ins>
          </w:p>
        </w:tc>
        <w:tc>
          <w:tcPr>
            <w:tcW w:w="1100" w:type="dxa"/>
            <w:tcBorders>
              <w:top w:val="single" w:sz="2" w:space="0" w:color="E4E0EA"/>
              <w:bottom w:val="single" w:sz="2" w:space="0" w:color="E4E0EA"/>
            </w:tcBorders>
            <w:shd w:fill="FFFFFF" w:val="clear"/>
          </w:tcPr>
          <w:p>
            <w:pPr>
              <w:pStyle w:val="Normal"/>
              <w:spacing w:lineRule="auto" w:line="240" w:before="0" w:after="0"/>
              <w:rPr>
                <w:ins w:id="1573" w:author="Hossein Batebi" w:date="2026-09-26T00:00:00Z"/>
              </w:rPr>
            </w:pPr>
            <w:ins w:id="1572" w:author="Hossein Batebi" w:date="2026-09-26T00:00:00Z">
              <w:r>
                <w:rPr>
                  <w:rFonts w:eastAsia="Times New Roman" w:cs="Arial"/>
                  <w:b w:val="false"/>
                  <w:bCs w:val="false"/>
                  <w:sz w:val="16"/>
                  <w:szCs w:val="16"/>
                </w:rPr>
                <w:t xml:space="preserve">Electron microscopy</w:t>
              </w:r>
            </w:ins>
          </w:p>
        </w:tc>
        <w:tc>
          <w:tcPr>
            <w:tcW w:w="2360" w:type="dxa"/>
            <w:tcBorders>
              <w:top w:val="single" w:sz="2" w:space="0" w:color="E4E0EA"/>
              <w:bottom w:val="single" w:sz="2" w:space="0" w:color="E4E0EA"/>
            </w:tcBorders>
            <w:shd w:fill="FFFFFF" w:val="clear"/>
          </w:tcPr>
          <w:p>
            <w:pPr>
              <w:pStyle w:val="Normal"/>
              <w:spacing w:lineRule="auto" w:line="240" w:before="0" w:after="0"/>
              <w:rPr>
                <w:ins w:id="1575" w:author="Hossein Batebi" w:date="2026-09-26T00:00:00Z"/>
              </w:rPr>
            </w:pPr>
            <w:ins w:id="1574" w:author="Hossein Batebi" w:date="2026-09-26T00:00:00Z">
              <w:r>
                <w:rPr>
                  <w:rFonts w:eastAsia="Times New Roman" w:cs="Arial"/>
                  <w:b w:val="false"/>
                  <w:bCs w:val="false"/>
                  <w:sz w:val="16"/>
                  <w:szCs w:val="16"/>
                </w:rPr>
                <w:t xml:space="preserve">Receptor-focused or local reconstruction, transducer-containing specimen</w:t>
              </w:r>
            </w:ins>
          </w:p>
        </w:tc>
        <w:tc>
          <w:tcPr>
            <w:tcW w:w="3600" w:type="dxa"/>
            <w:tcBorders>
              <w:top w:val="single" w:sz="2" w:space="0" w:color="E4E0EA"/>
              <w:bottom w:val="single" w:sz="2" w:space="0" w:color="E4E0EA"/>
            </w:tcBorders>
            <w:shd w:fill="FFFFFF" w:val="clear"/>
          </w:tcPr>
          <w:p>
            <w:pPr>
              <w:pStyle w:val="Normal"/>
              <w:spacing w:lineRule="auto" w:line="240" w:before="0" w:after="0"/>
              <w:rPr>
                <w:ins w:id="1577" w:author="Hossein Batebi" w:date="2026-09-26T00:00:00Z"/>
              </w:rPr>
            </w:pPr>
            <w:ins w:id="1576" w:author="Hossein Batebi" w:date="2026-09-26T00:00:00Z">
              <w:r>
                <w:rPr>
                  <w:rFonts w:eastAsia="Times New Roman" w:cs="Arial"/>
                  <w:b w:val="false"/>
                  <w:bCs w:val="false"/>
                  <w:sz w:val="16"/>
                  <w:szCs w:val="16"/>
                </w:rPr>
                <w:t xml:space="preserve">Receptor-focused TAAR9 reconstruction; particle count matches PEA-mTAAR9-Gs full-complex entry 8IW7.</w:t>
              </w:r>
            </w:ins>
          </w:p>
        </w:tc>
      </w:tr>
      <w:tr>
        <w:trPr/>
        <w:tc>
          <w:tcPr>
            <w:tcW w:w="1250" w:type="dxa"/>
            <w:tcBorders>
              <w:top w:val="single" w:sz="2" w:space="0" w:color="E4E0EA"/>
              <w:bottom w:val="single" w:sz="2" w:space="0" w:color="E4E0EA"/>
            </w:tcBorders>
            <w:shd w:fill="FFFFFF" w:val="clear"/>
          </w:tcPr>
          <w:p>
            <w:pPr>
              <w:pStyle w:val="Normal"/>
              <w:spacing w:lineRule="auto" w:line="240" w:before="0" w:after="0"/>
              <w:rPr>
                <w:ins w:id="1579" w:author="Hossein Batebi" w:date="2026-09-26T00:00:00Z"/>
              </w:rPr>
            </w:pPr>
            <w:ins w:id="1578" w:author="Hossein Batebi" w:date="2026-09-26T00:00:00Z">
              <w:r>
                <w:rPr>
                  <w:rFonts w:eastAsia="Times New Roman" w:cs="Arial"/>
                  <w:b w:val="false"/>
                  <w:bCs w:val="false"/>
                  <w:sz w:val="16"/>
                  <w:szCs w:val="16"/>
                </w:rPr>
                <w:t xml:space="preserve">rhodopsin</w:t>
              </w:r>
            </w:ins>
          </w:p>
        </w:tc>
        <w:tc>
          <w:tcPr>
            <w:tcW w:w="1050" w:type="dxa"/>
            <w:tcBorders>
              <w:top w:val="single" w:sz="2" w:space="0" w:color="E4E0EA"/>
              <w:bottom w:val="single" w:sz="2" w:space="0" w:color="E4E0EA"/>
            </w:tcBorders>
            <w:shd w:fill="FFFFFF" w:val="clear"/>
          </w:tcPr>
          <w:p>
            <w:pPr>
              <w:pStyle w:val="Normal"/>
              <w:spacing w:lineRule="auto" w:line="240" w:before="0" w:after="0"/>
              <w:rPr>
                <w:ins w:id="1581" w:author="Hossein Batebi" w:date="2026-09-26T00:00:00Z"/>
              </w:rPr>
            </w:pPr>
            <w:ins w:id="1580" w:author="Hossein Batebi" w:date="2026-09-26T00:00:00Z">
              <w:r>
                <w:rPr>
                  <w:rFonts w:eastAsia="Times New Roman" w:cs="Arial"/>
                  <w:b w:val="false"/>
                  <w:bCs w:val="false"/>
                  <w:sz w:val="16"/>
                  <w:szCs w:val="16"/>
                </w:rPr>
                <w:t xml:space="preserve">3CAP:A</w:t>
              </w:r>
            </w:ins>
          </w:p>
        </w:tc>
        <w:tc>
          <w:tcPr>
            <w:tcW w:w="1100" w:type="dxa"/>
            <w:tcBorders>
              <w:top w:val="single" w:sz="2" w:space="0" w:color="E4E0EA"/>
              <w:bottom w:val="single" w:sz="2" w:space="0" w:color="E4E0EA"/>
            </w:tcBorders>
            <w:shd w:fill="FFFFFF" w:val="clear"/>
          </w:tcPr>
          <w:p>
            <w:pPr>
              <w:pStyle w:val="Normal"/>
              <w:spacing w:lineRule="auto" w:line="240" w:before="0" w:after="0"/>
              <w:rPr>
                <w:ins w:id="1583" w:author="Hossein Batebi" w:date="2026-09-26T00:00:00Z"/>
              </w:rPr>
            </w:pPr>
            <w:ins w:id="1582" w:author="Hossein Batebi" w:date="2026-09-26T00:00:00Z">
              <w:r>
                <w:rPr>
                  <w:rFonts w:eastAsia="Times New Roman" w:cs="Arial"/>
                  <w:b w:val="false"/>
                  <w:bCs w:val="false"/>
                  <w:sz w:val="16"/>
                  <w:szCs w:val="16"/>
                </w:rPr>
                <w:t xml:space="preserve">X-ray</w:t>
              </w:r>
            </w:ins>
          </w:p>
        </w:tc>
        <w:tc>
          <w:tcPr>
            <w:tcW w:w="2360" w:type="dxa"/>
            <w:tcBorders>
              <w:top w:val="single" w:sz="2" w:space="0" w:color="E4E0EA"/>
              <w:bottom w:val="single" w:sz="2" w:space="0" w:color="E4E0EA"/>
            </w:tcBorders>
            <w:shd w:fill="FFFFFF" w:val="clear"/>
          </w:tcPr>
          <w:p>
            <w:pPr>
              <w:pStyle w:val="Normal"/>
              <w:spacing w:lineRule="auto" w:line="240" w:before="0" w:after="0"/>
              <w:rPr>
                <w:ins w:id="1585" w:author="Hossein Batebi" w:date="2026-09-26T00:00:00Z"/>
              </w:rPr>
            </w:pPr>
            <w:ins w:id="1584" w:author="Hossein Batebi" w:date="2026-09-26T00:00:00Z">
              <w:r>
                <w:rPr>
                  <w:rFonts w:eastAsia="Times New Roman" w:cs="Arial"/>
                  <w:b w:val="false"/>
                  <w:bCs w:val="false"/>
                  <w:sz w:val="16"/>
                  <w:szCs w:val="16"/>
                </w:rPr>
                <w:t xml:space="preserve">Transducer-free specimen</w:t>
              </w:r>
            </w:ins>
          </w:p>
        </w:tc>
        <w:tc>
          <w:tcPr>
            <w:tcW w:w="3600" w:type="dxa"/>
            <w:tcBorders>
              <w:top w:val="single" w:sz="2" w:space="0" w:color="E4E0EA"/>
              <w:bottom w:val="single" w:sz="2" w:space="0" w:color="E4E0EA"/>
            </w:tcBorders>
            <w:shd w:fill="FFFFFF" w:val="clear"/>
          </w:tcPr>
          <w:p>
            <w:pPr>
              <w:pStyle w:val="Normal"/>
              <w:spacing w:lineRule="auto" w:line="240" w:before="0" w:after="0"/>
              <w:rPr>
                <w:ins w:id="1587" w:author="Hossein Batebi" w:date="2026-09-26T00:00:00Z"/>
              </w:rPr>
            </w:pPr>
            <w:ins w:id="1586" w:author="Hossein Batebi" w:date="2026-09-26T00:00:00Z">
              <w:r>
                <w:rPr>
                  <w:rFonts w:eastAsia="Times New Roman" w:cs="Arial"/>
                  <w:b w:val="false"/>
                  <w:bCs w:val="false"/>
                  <w:sz w:val="16"/>
                  <w:szCs w:val="16"/>
                </w:rPr>
                <w:t xml:space="preserve">Native ligand-free opsin crystal; no intracellular transducer.</w:t>
              </w:r>
            </w:ins>
          </w:p>
        </w:tc>
      </w:tr>
      <w:tr>
        <w:trPr/>
        <w:tc>
          <w:tcPr>
            <w:tcW w:w="1250" w:type="dxa"/>
            <w:tcBorders>
              <w:top w:val="single" w:sz="2" w:space="0" w:color="E4E0EA"/>
              <w:bottom w:val="single" w:sz="2" w:space="0" w:color="E4E0EA"/>
            </w:tcBorders>
            <w:shd w:fill="FFFFFF" w:val="clear"/>
          </w:tcPr>
          <w:p>
            <w:pPr>
              <w:pStyle w:val="Normal"/>
              <w:spacing w:lineRule="auto" w:line="240" w:before="0" w:after="0"/>
              <w:rPr>
                <w:ins w:id="1589" w:author="Hossein Batebi" w:date="2026-09-26T00:00:00Z"/>
              </w:rPr>
            </w:pPr>
            <w:ins w:id="1588" w:author="Hossein Batebi" w:date="2026-09-26T00:00:00Z">
              <w:r>
                <w:rPr>
                  <w:rFonts w:eastAsia="Times New Roman" w:cs="Arial"/>
                  <w:b w:val="false"/>
                  <w:bCs w:val="false"/>
                  <w:sz w:val="16"/>
                  <w:szCs w:val="16"/>
                </w:rPr>
                <w:t xml:space="preserve">rhodopsin</w:t>
              </w:r>
            </w:ins>
          </w:p>
        </w:tc>
        <w:tc>
          <w:tcPr>
            <w:tcW w:w="1050" w:type="dxa"/>
            <w:tcBorders>
              <w:top w:val="single" w:sz="2" w:space="0" w:color="E4E0EA"/>
              <w:bottom w:val="single" w:sz="2" w:space="0" w:color="E4E0EA"/>
            </w:tcBorders>
            <w:shd w:fill="FFFFFF" w:val="clear"/>
          </w:tcPr>
          <w:p>
            <w:pPr>
              <w:pStyle w:val="Normal"/>
              <w:spacing w:lineRule="auto" w:line="240" w:before="0" w:after="0"/>
              <w:rPr>
                <w:ins w:id="1591" w:author="Hossein Batebi" w:date="2026-09-26T00:00:00Z"/>
              </w:rPr>
            </w:pPr>
            <w:ins w:id="1590" w:author="Hossein Batebi" w:date="2026-09-26T00:00:00Z">
              <w:r>
                <w:rPr>
                  <w:rFonts w:eastAsia="Times New Roman" w:cs="Arial"/>
                  <w:b w:val="false"/>
                  <w:bCs w:val="false"/>
                  <w:sz w:val="16"/>
                  <w:szCs w:val="16"/>
                </w:rPr>
                <w:t xml:space="preserve">3PXO:A</w:t>
              </w:r>
            </w:ins>
          </w:p>
        </w:tc>
        <w:tc>
          <w:tcPr>
            <w:tcW w:w="1100" w:type="dxa"/>
            <w:tcBorders>
              <w:top w:val="single" w:sz="2" w:space="0" w:color="E4E0EA"/>
              <w:bottom w:val="single" w:sz="2" w:space="0" w:color="E4E0EA"/>
            </w:tcBorders>
            <w:shd w:fill="FFFFFF" w:val="clear"/>
          </w:tcPr>
          <w:p>
            <w:pPr>
              <w:pStyle w:val="Normal"/>
              <w:spacing w:lineRule="auto" w:line="240" w:before="0" w:after="0"/>
              <w:rPr>
                <w:ins w:id="1593" w:author="Hossein Batebi" w:date="2026-09-26T00:00:00Z"/>
              </w:rPr>
            </w:pPr>
            <w:ins w:id="1592" w:author="Hossein Batebi" w:date="2026-09-26T00:00:00Z">
              <w:r>
                <w:rPr>
                  <w:rFonts w:eastAsia="Times New Roman" w:cs="Arial"/>
                  <w:b w:val="false"/>
                  <w:bCs w:val="false"/>
                  <w:sz w:val="16"/>
                  <w:szCs w:val="16"/>
                </w:rPr>
                <w:t xml:space="preserve">X-ray</w:t>
              </w:r>
            </w:ins>
          </w:p>
        </w:tc>
        <w:tc>
          <w:tcPr>
            <w:tcW w:w="2360" w:type="dxa"/>
            <w:tcBorders>
              <w:top w:val="single" w:sz="2" w:space="0" w:color="E4E0EA"/>
              <w:bottom w:val="single" w:sz="2" w:space="0" w:color="E4E0EA"/>
            </w:tcBorders>
            <w:shd w:fill="FFFFFF" w:val="clear"/>
          </w:tcPr>
          <w:p>
            <w:pPr>
              <w:pStyle w:val="Normal"/>
              <w:spacing w:lineRule="auto" w:line="240" w:before="0" w:after="0"/>
              <w:rPr>
                <w:ins w:id="1595" w:author="Hossein Batebi" w:date="2026-09-26T00:00:00Z"/>
              </w:rPr>
            </w:pPr>
            <w:ins w:id="1594" w:author="Hossein Batebi" w:date="2026-09-26T00:00:00Z">
              <w:r>
                <w:rPr>
                  <w:rFonts w:eastAsia="Times New Roman" w:cs="Arial"/>
                  <w:b w:val="false"/>
                  <w:bCs w:val="false"/>
                  <w:sz w:val="16"/>
                  <w:szCs w:val="16"/>
                </w:rPr>
                <w:t xml:space="preserve">Transducer-free specimen</w:t>
              </w:r>
            </w:ins>
          </w:p>
        </w:tc>
        <w:tc>
          <w:tcPr>
            <w:tcW w:w="3600" w:type="dxa"/>
            <w:tcBorders>
              <w:top w:val="single" w:sz="2" w:space="0" w:color="E4E0EA"/>
              <w:bottom w:val="single" w:sz="2" w:space="0" w:color="E4E0EA"/>
            </w:tcBorders>
            <w:shd w:fill="FFFFFF" w:val="clear"/>
          </w:tcPr>
          <w:p>
            <w:pPr>
              <w:pStyle w:val="Normal"/>
              <w:spacing w:lineRule="auto" w:line="240" w:before="0" w:after="0"/>
              <w:rPr>
                <w:ins w:id="1597" w:author="Hossein Batebi" w:date="2026-09-26T00:00:00Z"/>
              </w:rPr>
            </w:pPr>
            <w:ins w:id="1596" w:author="Hossein Batebi" w:date="2026-09-26T00:00:00Z">
              <w:r>
                <w:rPr>
                  <w:rFonts w:eastAsia="Times New Roman" w:cs="Arial"/>
                  <w:b w:val="false"/>
                  <w:bCs w:val="false"/>
                  <w:sz w:val="16"/>
                  <w:szCs w:val="16"/>
                </w:rPr>
                <w:t xml:space="preserve">Metarhodopsin II-alone crystal; related peptide-bound structure is a separate PDB entry.</w:t>
              </w:r>
            </w:ins>
          </w:p>
        </w:tc>
      </w:tr>
      <w:tr>
        <w:trPr/>
        <w:tc>
          <w:tcPr>
            <w:tcW w:w="1250" w:type="dxa"/>
            <w:tcBorders>
              <w:top w:val="single" w:sz="2" w:space="0" w:color="E4E0EA"/>
              <w:bottom w:val="single" w:sz="2" w:space="0" w:color="E4E0EA"/>
            </w:tcBorders>
            <w:shd w:fill="FFFFFF" w:val="clear"/>
          </w:tcPr>
          <w:p>
            <w:pPr>
              <w:pStyle w:val="Normal"/>
              <w:spacing w:lineRule="auto" w:line="240" w:before="0" w:after="0"/>
              <w:rPr>
                <w:ins w:id="1599" w:author="Hossein Batebi" w:date="2026-09-26T00:00:00Z"/>
              </w:rPr>
            </w:pPr>
            <w:ins w:id="1598" w:author="Hossein Batebi" w:date="2026-09-26T00:00:00Z">
              <w:r>
                <w:rPr>
                  <w:rFonts w:eastAsia="Times New Roman" w:cs="Arial"/>
                  <w:b w:val="false"/>
                  <w:bCs w:val="false"/>
                  <w:sz w:val="16"/>
                  <w:szCs w:val="16"/>
                </w:rPr>
                <w:t xml:space="preserve">rhodopsin</w:t>
              </w:r>
            </w:ins>
          </w:p>
        </w:tc>
        <w:tc>
          <w:tcPr>
            <w:tcW w:w="1050" w:type="dxa"/>
            <w:tcBorders>
              <w:top w:val="single" w:sz="2" w:space="0" w:color="E4E0EA"/>
              <w:bottom w:val="single" w:sz="2" w:space="0" w:color="E4E0EA"/>
            </w:tcBorders>
            <w:shd w:fill="FFFFFF" w:val="clear"/>
          </w:tcPr>
          <w:p>
            <w:pPr>
              <w:pStyle w:val="Normal"/>
              <w:spacing w:lineRule="auto" w:line="240" w:before="0" w:after="0"/>
              <w:rPr>
                <w:ins w:id="1601" w:author="Hossein Batebi" w:date="2026-09-26T00:00:00Z"/>
              </w:rPr>
            </w:pPr>
            <w:ins w:id="1600" w:author="Hossein Batebi" w:date="2026-09-26T00:00:00Z">
              <w:r>
                <w:rPr>
                  <w:rFonts w:eastAsia="Times New Roman" w:cs="Arial"/>
                  <w:b w:val="false"/>
                  <w:bCs w:val="false"/>
                  <w:sz w:val="16"/>
                  <w:szCs w:val="16"/>
                </w:rPr>
                <w:t xml:space="preserve">4BEZ:A</w:t>
              </w:r>
            </w:ins>
          </w:p>
        </w:tc>
        <w:tc>
          <w:tcPr>
            <w:tcW w:w="1100" w:type="dxa"/>
            <w:tcBorders>
              <w:top w:val="single" w:sz="2" w:space="0" w:color="E4E0EA"/>
              <w:bottom w:val="single" w:sz="2" w:space="0" w:color="E4E0EA"/>
            </w:tcBorders>
            <w:shd w:fill="FFFFFF" w:val="clear"/>
          </w:tcPr>
          <w:p>
            <w:pPr>
              <w:pStyle w:val="Normal"/>
              <w:spacing w:lineRule="auto" w:line="240" w:before="0" w:after="0"/>
              <w:rPr>
                <w:ins w:id="1603" w:author="Hossein Batebi" w:date="2026-09-26T00:00:00Z"/>
              </w:rPr>
            </w:pPr>
            <w:ins w:id="1602" w:author="Hossein Batebi" w:date="2026-09-26T00:00:00Z">
              <w:r>
                <w:rPr>
                  <w:rFonts w:eastAsia="Times New Roman" w:cs="Arial"/>
                  <w:b w:val="false"/>
                  <w:bCs w:val="false"/>
                  <w:sz w:val="16"/>
                  <w:szCs w:val="16"/>
                </w:rPr>
                <w:t xml:space="preserve">X-ray</w:t>
              </w:r>
            </w:ins>
          </w:p>
        </w:tc>
        <w:tc>
          <w:tcPr>
            <w:tcW w:w="2360" w:type="dxa"/>
            <w:tcBorders>
              <w:top w:val="single" w:sz="2" w:space="0" w:color="E4E0EA"/>
              <w:bottom w:val="single" w:sz="2" w:space="0" w:color="E4E0EA"/>
            </w:tcBorders>
            <w:shd w:fill="FFFFFF" w:val="clear"/>
          </w:tcPr>
          <w:p>
            <w:pPr>
              <w:pStyle w:val="Normal"/>
              <w:spacing w:lineRule="auto" w:line="240" w:before="0" w:after="0"/>
              <w:rPr>
                <w:ins w:id="1605" w:author="Hossein Batebi" w:date="2026-09-26T00:00:00Z"/>
              </w:rPr>
            </w:pPr>
            <w:ins w:id="1604" w:author="Hossein Batebi" w:date="2026-09-26T00:00:00Z">
              <w:r>
                <w:rPr>
                  <w:rFonts w:eastAsia="Times New Roman" w:cs="Arial"/>
                  <w:b w:val="false"/>
                  <w:bCs w:val="false"/>
                  <w:sz w:val="16"/>
                  <w:szCs w:val="16"/>
                </w:rPr>
                <w:t xml:space="preserve">Transducer-free specimen</w:t>
              </w:r>
            </w:ins>
          </w:p>
        </w:tc>
        <w:tc>
          <w:tcPr>
            <w:tcW w:w="3600" w:type="dxa"/>
            <w:tcBorders>
              <w:top w:val="single" w:sz="2" w:space="0" w:color="E4E0EA"/>
              <w:bottom w:val="single" w:sz="2" w:space="0" w:color="E4E0EA"/>
            </w:tcBorders>
            <w:shd w:fill="FFFFFF" w:val="clear"/>
          </w:tcPr>
          <w:p>
            <w:pPr>
              <w:pStyle w:val="Normal"/>
              <w:spacing w:lineRule="auto" w:line="240" w:before="0" w:after="0"/>
              <w:rPr>
                <w:ins w:id="1607" w:author="Hossein Batebi" w:date="2026-09-26T00:00:00Z"/>
              </w:rPr>
            </w:pPr>
            <w:ins w:id="1606" w:author="Hossein Batebi" w:date="2026-09-26T00:00:00Z">
              <w:r>
                <w:rPr>
                  <w:rFonts w:eastAsia="Times New Roman" w:cs="Arial"/>
                  <w:b w:val="false"/>
                  <w:bCs w:val="false"/>
                  <w:sz w:val="16"/>
                  <w:szCs w:val="16"/>
                </w:rPr>
                <w:t xml:space="preserve">G90D rhodopsin active-conformation crystal; no intracellular transducer.</w:t>
              </w:r>
            </w:ins>
          </w:p>
        </w:tc>
      </w:tr>
      <w:tr>
        <w:trPr/>
        <w:tc>
          <w:tcPr>
            <w:tcW w:w="1250" w:type="dxa"/>
            <w:tcBorders>
              <w:top w:val="single" w:sz="2" w:space="0" w:color="E4E0EA"/>
              <w:bottom w:val="single" w:sz="2" w:space="0" w:color="E4E0EA"/>
            </w:tcBorders>
            <w:shd w:fill="FFFFFF" w:val="clear"/>
          </w:tcPr>
          <w:p>
            <w:pPr>
              <w:pStyle w:val="Normal"/>
              <w:spacing w:lineRule="auto" w:line="240" w:before="0" w:after="0"/>
              <w:rPr>
                <w:ins w:id="1609" w:author="Hossein Batebi" w:date="2026-09-26T00:00:00Z"/>
              </w:rPr>
            </w:pPr>
            <w:ins w:id="1608" w:author="Hossein Batebi" w:date="2026-09-26T00:00:00Z">
              <w:r>
                <w:rPr>
                  <w:rFonts w:eastAsia="Times New Roman" w:cs="Arial"/>
                  <w:b w:val="false"/>
                  <w:bCs w:val="false"/>
                  <w:sz w:val="16"/>
                  <w:szCs w:val="16"/>
                </w:rPr>
                <w:t xml:space="preserve">rhodopsin</w:t>
              </w:r>
            </w:ins>
          </w:p>
        </w:tc>
        <w:tc>
          <w:tcPr>
            <w:tcW w:w="1050" w:type="dxa"/>
            <w:tcBorders>
              <w:top w:val="single" w:sz="2" w:space="0" w:color="E4E0EA"/>
              <w:bottom w:val="single" w:sz="2" w:space="0" w:color="E4E0EA"/>
            </w:tcBorders>
            <w:shd w:fill="FFFFFF" w:val="clear"/>
          </w:tcPr>
          <w:p>
            <w:pPr>
              <w:pStyle w:val="Normal"/>
              <w:spacing w:lineRule="auto" w:line="240" w:before="0" w:after="0"/>
              <w:rPr>
                <w:ins w:id="1611" w:author="Hossein Batebi" w:date="2026-09-26T00:00:00Z"/>
              </w:rPr>
            </w:pPr>
            <w:ins w:id="1610" w:author="Hossein Batebi" w:date="2026-09-26T00:00:00Z">
              <w:r>
                <w:rPr>
                  <w:rFonts w:eastAsia="Times New Roman" w:cs="Arial"/>
                  <w:b w:val="false"/>
                  <w:bCs w:val="false"/>
                  <w:sz w:val="16"/>
                  <w:szCs w:val="16"/>
                </w:rPr>
                <w:t xml:space="preserve">5DYS:A</w:t>
              </w:r>
            </w:ins>
          </w:p>
        </w:tc>
        <w:tc>
          <w:tcPr>
            <w:tcW w:w="1100" w:type="dxa"/>
            <w:tcBorders>
              <w:top w:val="single" w:sz="2" w:space="0" w:color="E4E0EA"/>
              <w:bottom w:val="single" w:sz="2" w:space="0" w:color="E4E0EA"/>
            </w:tcBorders>
            <w:shd w:fill="FFFFFF" w:val="clear"/>
          </w:tcPr>
          <w:p>
            <w:pPr>
              <w:pStyle w:val="Normal"/>
              <w:spacing w:lineRule="auto" w:line="240" w:before="0" w:after="0"/>
              <w:rPr>
                <w:ins w:id="1613" w:author="Hossein Batebi" w:date="2026-09-26T00:00:00Z"/>
              </w:rPr>
            </w:pPr>
            <w:ins w:id="1612" w:author="Hossein Batebi" w:date="2026-09-26T00:00:00Z">
              <w:r>
                <w:rPr>
                  <w:rFonts w:eastAsia="Times New Roman" w:cs="Arial"/>
                  <w:b w:val="false"/>
                  <w:bCs w:val="false"/>
                  <w:sz w:val="16"/>
                  <w:szCs w:val="16"/>
                </w:rPr>
                <w:t xml:space="preserve">X-ray</w:t>
              </w:r>
            </w:ins>
          </w:p>
        </w:tc>
        <w:tc>
          <w:tcPr>
            <w:tcW w:w="2360" w:type="dxa"/>
            <w:tcBorders>
              <w:top w:val="single" w:sz="2" w:space="0" w:color="E4E0EA"/>
              <w:bottom w:val="single" w:sz="2" w:space="0" w:color="E4E0EA"/>
            </w:tcBorders>
            <w:shd w:fill="FFFFFF" w:val="clear"/>
          </w:tcPr>
          <w:p>
            <w:pPr>
              <w:pStyle w:val="Normal"/>
              <w:spacing w:lineRule="auto" w:line="240" w:before="0" w:after="0"/>
              <w:rPr>
                <w:ins w:id="1615" w:author="Hossein Batebi" w:date="2026-09-26T00:00:00Z"/>
              </w:rPr>
            </w:pPr>
            <w:ins w:id="1614" w:author="Hossein Batebi" w:date="2026-09-26T00:00:00Z">
              <w:r>
                <w:rPr>
                  <w:rFonts w:eastAsia="Times New Roman" w:cs="Arial"/>
                  <w:b w:val="false"/>
                  <w:bCs w:val="false"/>
                  <w:sz w:val="16"/>
                  <w:szCs w:val="16"/>
                </w:rPr>
                <w:t xml:space="preserve">Transducer-free specimen</w:t>
              </w:r>
            </w:ins>
          </w:p>
        </w:tc>
        <w:tc>
          <w:tcPr>
            <w:tcW w:w="3600" w:type="dxa"/>
            <w:tcBorders>
              <w:top w:val="single" w:sz="2" w:space="0" w:color="E4E0EA"/>
              <w:bottom w:val="single" w:sz="2" w:space="0" w:color="E4E0EA"/>
            </w:tcBorders>
            <w:shd w:fill="FFFFFF" w:val="clear"/>
          </w:tcPr>
          <w:p>
            <w:pPr>
              <w:pStyle w:val="Normal"/>
              <w:spacing w:lineRule="auto" w:line="240" w:before="0" w:after="0"/>
              <w:rPr>
                <w:ins w:id="1617" w:author="Hossein Batebi" w:date="2026-09-26T00:00:00Z"/>
              </w:rPr>
            </w:pPr>
            <w:ins w:id="1616" w:author="Hossein Batebi" w:date="2026-09-26T00:00:00Z">
              <w:r>
                <w:rPr>
                  <w:rFonts w:eastAsia="Times New Roman" w:cs="Arial"/>
                  <w:b w:val="false"/>
                  <w:bCs w:val="false"/>
                  <w:sz w:val="16"/>
                  <w:szCs w:val="16"/>
                </w:rPr>
                <w:t xml:space="preserve">T94I rhodopsin crystal; no intracellular transducer.</w:t>
              </w:r>
            </w:ins>
          </w:p>
        </w:tc>
      </w:tr>
      <w:tr>
        <w:trPr/>
        <w:tc>
          <w:tcPr>
            <w:tcW w:w="1250" w:type="dxa"/>
            <w:tcBorders>
              <w:top w:val="single" w:sz="2" w:space="0" w:color="E4E0EA"/>
              <w:bottom w:val="single" w:sz="2" w:space="0" w:color="E4E0EA"/>
            </w:tcBorders>
            <w:shd w:fill="FFFFFF" w:val="clear"/>
          </w:tcPr>
          <w:p>
            <w:pPr>
              <w:pStyle w:val="Normal"/>
              <w:spacing w:lineRule="auto" w:line="240" w:before="0" w:after="0"/>
              <w:rPr>
                <w:ins w:id="1619" w:author="Hossein Batebi" w:date="2026-09-26T00:00:00Z"/>
              </w:rPr>
            </w:pPr>
            <w:ins w:id="1618" w:author="Hossein Batebi" w:date="2026-09-26T00:00:00Z">
              <w:r>
                <w:rPr>
                  <w:rFonts w:eastAsia="Times New Roman" w:cs="Arial"/>
                  <w:b w:val="false"/>
                  <w:bCs w:val="false"/>
                  <w:sz w:val="16"/>
                  <w:szCs w:val="16"/>
                </w:rPr>
                <w:t xml:space="preserve">rhodopsin</w:t>
              </w:r>
            </w:ins>
          </w:p>
        </w:tc>
        <w:tc>
          <w:tcPr>
            <w:tcW w:w="1050" w:type="dxa"/>
            <w:tcBorders>
              <w:top w:val="single" w:sz="2" w:space="0" w:color="E4E0EA"/>
              <w:bottom w:val="single" w:sz="2" w:space="0" w:color="E4E0EA"/>
            </w:tcBorders>
            <w:shd w:fill="FFFFFF" w:val="clear"/>
          </w:tcPr>
          <w:p>
            <w:pPr>
              <w:pStyle w:val="Normal"/>
              <w:spacing w:lineRule="auto" w:line="240" w:before="0" w:after="0"/>
              <w:rPr>
                <w:ins w:id="1621" w:author="Hossein Batebi" w:date="2026-09-26T00:00:00Z"/>
              </w:rPr>
            </w:pPr>
            <w:ins w:id="1620" w:author="Hossein Batebi" w:date="2026-09-26T00:00:00Z">
              <w:r>
                <w:rPr>
                  <w:rFonts w:eastAsia="Times New Roman" w:cs="Arial"/>
                  <w:b w:val="false"/>
                  <w:bCs w:val="false"/>
                  <w:sz w:val="16"/>
                  <w:szCs w:val="16"/>
                </w:rPr>
                <w:t xml:space="preserve">5TE3:A</w:t>
              </w:r>
            </w:ins>
          </w:p>
        </w:tc>
        <w:tc>
          <w:tcPr>
            <w:tcW w:w="1100" w:type="dxa"/>
            <w:tcBorders>
              <w:top w:val="single" w:sz="2" w:space="0" w:color="E4E0EA"/>
              <w:bottom w:val="single" w:sz="2" w:space="0" w:color="E4E0EA"/>
            </w:tcBorders>
            <w:shd w:fill="FFFFFF" w:val="clear"/>
          </w:tcPr>
          <w:p>
            <w:pPr>
              <w:pStyle w:val="Normal"/>
              <w:spacing w:lineRule="auto" w:line="240" w:before="0" w:after="0"/>
              <w:rPr>
                <w:ins w:id="1623" w:author="Hossein Batebi" w:date="2026-09-26T00:00:00Z"/>
              </w:rPr>
            </w:pPr>
            <w:ins w:id="1622" w:author="Hossein Batebi" w:date="2026-09-26T00:00:00Z">
              <w:r>
                <w:rPr>
                  <w:rFonts w:eastAsia="Times New Roman" w:cs="Arial"/>
                  <w:b w:val="false"/>
                  <w:bCs w:val="false"/>
                  <w:sz w:val="16"/>
                  <w:szCs w:val="16"/>
                </w:rPr>
                <w:t xml:space="preserve">X-ray</w:t>
              </w:r>
            </w:ins>
          </w:p>
        </w:tc>
        <w:tc>
          <w:tcPr>
            <w:tcW w:w="2360" w:type="dxa"/>
            <w:tcBorders>
              <w:top w:val="single" w:sz="2" w:space="0" w:color="E4E0EA"/>
              <w:bottom w:val="single" w:sz="2" w:space="0" w:color="E4E0EA"/>
            </w:tcBorders>
            <w:shd w:fill="FFFFFF" w:val="clear"/>
          </w:tcPr>
          <w:p>
            <w:pPr>
              <w:pStyle w:val="Normal"/>
              <w:spacing w:lineRule="auto" w:line="240" w:before="0" w:after="0"/>
              <w:rPr>
                <w:ins w:id="1625" w:author="Hossein Batebi" w:date="2026-09-26T00:00:00Z"/>
              </w:rPr>
            </w:pPr>
            <w:ins w:id="1624" w:author="Hossein Batebi" w:date="2026-09-26T00:00:00Z">
              <w:r>
                <w:rPr>
                  <w:rFonts w:eastAsia="Times New Roman" w:cs="Arial"/>
                  <w:b w:val="false"/>
                  <w:bCs w:val="false"/>
                  <w:sz w:val="16"/>
                  <w:szCs w:val="16"/>
                </w:rPr>
                <w:t xml:space="preserve">Transducer-free specimen</w:t>
              </w:r>
            </w:ins>
          </w:p>
        </w:tc>
        <w:tc>
          <w:tcPr>
            <w:tcW w:w="3600" w:type="dxa"/>
            <w:tcBorders>
              <w:top w:val="single" w:sz="2" w:space="0" w:color="E4E0EA"/>
              <w:bottom w:val="single" w:sz="2" w:space="0" w:color="E4E0EA"/>
            </w:tcBorders>
            <w:shd w:fill="FFFFFF" w:val="clear"/>
          </w:tcPr>
          <w:p>
            <w:pPr>
              <w:pStyle w:val="Normal"/>
              <w:spacing w:lineRule="auto" w:line="240" w:before="0" w:after="0"/>
              <w:rPr>
                <w:ins w:id="1627" w:author="Hossein Batebi" w:date="2026-09-26T00:00:00Z"/>
              </w:rPr>
            </w:pPr>
            <w:ins w:id="1626" w:author="Hossein Batebi" w:date="2026-09-26T00:00:00Z">
              <w:r>
                <w:rPr>
                  <w:rFonts w:eastAsia="Times New Roman" w:cs="Arial"/>
                  <w:b w:val="false"/>
                  <w:bCs w:val="false"/>
                  <w:sz w:val="16"/>
                  <w:szCs w:val="16"/>
                </w:rPr>
                <w:t xml:space="preserve">Opsin crystal; no intracellular transducer.</w:t>
              </w:r>
            </w:ins>
          </w:p>
        </w:tc>
      </w:tr>
      <w:tr>
        <w:trPr/>
        <w:tc>
          <w:tcPr>
            <w:tcW w:w="1250" w:type="dxa"/>
            <w:tcBorders>
              <w:top w:val="single" w:sz="2" w:space="0" w:color="E4E0EA"/>
              <w:bottom w:val="single" w:sz="2" w:space="0" w:color="E4E0EA"/>
            </w:tcBorders>
            <w:shd w:fill="FFFFFF" w:val="clear"/>
          </w:tcPr>
          <w:p>
            <w:pPr>
              <w:pStyle w:val="Normal"/>
              <w:spacing w:lineRule="auto" w:line="240" w:before="0" w:after="0"/>
              <w:rPr>
                <w:ins w:id="1629" w:author="Hossein Batebi" w:date="2026-09-26T00:00:00Z"/>
              </w:rPr>
            </w:pPr>
            <w:ins w:id="1628" w:author="Hossein Batebi" w:date="2026-09-26T00:00:00Z">
              <w:r>
                <w:rPr>
                  <w:rFonts w:eastAsia="Times New Roman" w:cs="Arial"/>
                  <w:b w:val="false"/>
                  <w:bCs w:val="false"/>
                  <w:sz w:val="16"/>
                  <w:szCs w:val="16"/>
                </w:rPr>
                <w:t xml:space="preserve">rhodopsin</w:t>
              </w:r>
            </w:ins>
          </w:p>
        </w:tc>
        <w:tc>
          <w:tcPr>
            <w:tcW w:w="1050" w:type="dxa"/>
            <w:tcBorders>
              <w:top w:val="single" w:sz="2" w:space="0" w:color="E4E0EA"/>
              <w:bottom w:val="single" w:sz="2" w:space="0" w:color="E4E0EA"/>
            </w:tcBorders>
            <w:shd w:fill="FFFFFF" w:val="clear"/>
          </w:tcPr>
          <w:p>
            <w:pPr>
              <w:pStyle w:val="Normal"/>
              <w:spacing w:lineRule="auto" w:line="240" w:before="0" w:after="0"/>
              <w:rPr>
                <w:ins w:id="1631" w:author="Hossein Batebi" w:date="2026-09-26T00:00:00Z"/>
              </w:rPr>
            </w:pPr>
            <w:ins w:id="1630" w:author="Hossein Batebi" w:date="2026-09-26T00:00:00Z">
              <w:r>
                <w:rPr>
                  <w:rFonts w:eastAsia="Times New Roman" w:cs="Arial"/>
                  <w:b w:val="false"/>
                  <w:bCs w:val="false"/>
                  <w:sz w:val="16"/>
                  <w:szCs w:val="16"/>
                </w:rPr>
                <w:t xml:space="preserve">6FK6:A</w:t>
              </w:r>
            </w:ins>
          </w:p>
        </w:tc>
        <w:tc>
          <w:tcPr>
            <w:tcW w:w="1100" w:type="dxa"/>
            <w:tcBorders>
              <w:top w:val="single" w:sz="2" w:space="0" w:color="E4E0EA"/>
              <w:bottom w:val="single" w:sz="2" w:space="0" w:color="E4E0EA"/>
            </w:tcBorders>
            <w:shd w:fill="FFFFFF" w:val="clear"/>
          </w:tcPr>
          <w:p>
            <w:pPr>
              <w:pStyle w:val="Normal"/>
              <w:spacing w:lineRule="auto" w:line="240" w:before="0" w:after="0"/>
              <w:rPr>
                <w:ins w:id="1633" w:author="Hossein Batebi" w:date="2026-09-26T00:00:00Z"/>
              </w:rPr>
            </w:pPr>
            <w:ins w:id="1632" w:author="Hossein Batebi" w:date="2026-09-26T00:00:00Z">
              <w:r>
                <w:rPr>
                  <w:rFonts w:eastAsia="Times New Roman" w:cs="Arial"/>
                  <w:b w:val="false"/>
                  <w:bCs w:val="false"/>
                  <w:sz w:val="16"/>
                  <w:szCs w:val="16"/>
                </w:rPr>
                <w:t xml:space="preserve">X-ray</w:t>
              </w:r>
            </w:ins>
          </w:p>
        </w:tc>
        <w:tc>
          <w:tcPr>
            <w:tcW w:w="2360" w:type="dxa"/>
            <w:tcBorders>
              <w:top w:val="single" w:sz="2" w:space="0" w:color="E4E0EA"/>
              <w:bottom w:val="single" w:sz="2" w:space="0" w:color="E4E0EA"/>
            </w:tcBorders>
            <w:shd w:fill="FFFFFF" w:val="clear"/>
          </w:tcPr>
          <w:p>
            <w:pPr>
              <w:pStyle w:val="Normal"/>
              <w:spacing w:lineRule="auto" w:line="240" w:before="0" w:after="0"/>
              <w:rPr>
                <w:ins w:id="1635" w:author="Hossein Batebi" w:date="2026-09-26T00:00:00Z"/>
              </w:rPr>
            </w:pPr>
            <w:ins w:id="1634" w:author="Hossein Batebi" w:date="2026-09-26T00:00:00Z">
              <w:r>
                <w:rPr>
                  <w:rFonts w:eastAsia="Times New Roman" w:cs="Arial"/>
                  <w:b w:val="false"/>
                  <w:bCs w:val="false"/>
                  <w:sz w:val="16"/>
                  <w:szCs w:val="16"/>
                </w:rPr>
                <w:t xml:space="preserve">Transducer-free specimen</w:t>
              </w:r>
            </w:ins>
          </w:p>
        </w:tc>
        <w:tc>
          <w:tcPr>
            <w:tcW w:w="3600" w:type="dxa"/>
            <w:tcBorders>
              <w:top w:val="single" w:sz="2" w:space="0" w:color="E4E0EA"/>
              <w:bottom w:val="single" w:sz="2" w:space="0" w:color="E4E0EA"/>
            </w:tcBorders>
            <w:shd w:fill="FFFFFF" w:val="clear"/>
          </w:tcPr>
          <w:p>
            <w:pPr>
              <w:pStyle w:val="Normal"/>
              <w:spacing w:lineRule="auto" w:line="240" w:before="0" w:after="0"/>
              <w:rPr>
                <w:ins w:id="1637" w:author="Hossein Batebi" w:date="2026-09-26T00:00:00Z"/>
              </w:rPr>
            </w:pPr>
            <w:ins w:id="1636" w:author="Hossein Batebi" w:date="2026-09-26T00:00:00Z">
              <w:r>
                <w:rPr>
                  <w:rFonts w:eastAsia="Times New Roman" w:cs="Arial"/>
                  <w:b w:val="false"/>
                  <w:bCs w:val="false"/>
                  <w:sz w:val="16"/>
                  <w:szCs w:val="16"/>
                </w:rPr>
                <w:t xml:space="preserve">Pharmacologically stabilised opsin crystal; small-molecule ligand, no intracellular transducer.</w:t>
              </w:r>
            </w:ins>
          </w:p>
        </w:tc>
      </w:tr>
      <w:tr>
        <w:trPr/>
        <w:tc>
          <w:tcPr>
            <w:tcW w:w="1250" w:type="dxa"/>
            <w:tcBorders>
              <w:top w:val="single" w:sz="2" w:space="0" w:color="E4E0EA"/>
              <w:bottom w:val="single" w:sz="2" w:space="0" w:color="E4E0EA"/>
            </w:tcBorders>
            <w:shd w:fill="FFFFFF" w:val="clear"/>
          </w:tcPr>
          <w:p>
            <w:pPr>
              <w:pStyle w:val="Normal"/>
              <w:spacing w:lineRule="auto" w:line="240" w:before="0" w:after="0"/>
              <w:rPr>
                <w:ins w:id="1639" w:author="Hossein Batebi" w:date="2026-09-26T00:00:00Z"/>
              </w:rPr>
            </w:pPr>
            <w:ins w:id="1638" w:author="Hossein Batebi" w:date="2026-09-26T00:00:00Z">
              <w:r>
                <w:rPr>
                  <w:rFonts w:eastAsia="Times New Roman" w:cs="Arial"/>
                  <w:b w:val="false"/>
                  <w:bCs w:val="false"/>
                  <w:sz w:val="16"/>
                  <w:szCs w:val="16"/>
                </w:rPr>
                <w:t xml:space="preserve">rhodopsin</w:t>
              </w:r>
            </w:ins>
          </w:p>
        </w:tc>
        <w:tc>
          <w:tcPr>
            <w:tcW w:w="1050" w:type="dxa"/>
            <w:tcBorders>
              <w:top w:val="single" w:sz="2" w:space="0" w:color="E4E0EA"/>
              <w:bottom w:val="single" w:sz="2" w:space="0" w:color="E4E0EA"/>
            </w:tcBorders>
            <w:shd w:fill="FFFFFF" w:val="clear"/>
          </w:tcPr>
          <w:p>
            <w:pPr>
              <w:pStyle w:val="Normal"/>
              <w:spacing w:lineRule="auto" w:line="240" w:before="0" w:after="0"/>
              <w:rPr>
                <w:ins w:id="1641" w:author="Hossein Batebi" w:date="2026-09-26T00:00:00Z"/>
              </w:rPr>
            </w:pPr>
            <w:ins w:id="1640" w:author="Hossein Batebi" w:date="2026-09-26T00:00:00Z">
              <w:r>
                <w:rPr>
                  <w:rFonts w:eastAsia="Times New Roman" w:cs="Arial"/>
                  <w:b w:val="false"/>
                  <w:bCs w:val="false"/>
                  <w:sz w:val="16"/>
                  <w:szCs w:val="16"/>
                </w:rPr>
                <w:t xml:space="preserve">6FK7:A</w:t>
              </w:r>
            </w:ins>
          </w:p>
        </w:tc>
        <w:tc>
          <w:tcPr>
            <w:tcW w:w="1100" w:type="dxa"/>
            <w:tcBorders>
              <w:top w:val="single" w:sz="2" w:space="0" w:color="E4E0EA"/>
              <w:bottom w:val="single" w:sz="2" w:space="0" w:color="E4E0EA"/>
            </w:tcBorders>
            <w:shd w:fill="FFFFFF" w:val="clear"/>
          </w:tcPr>
          <w:p>
            <w:pPr>
              <w:pStyle w:val="Normal"/>
              <w:spacing w:lineRule="auto" w:line="240" w:before="0" w:after="0"/>
              <w:rPr>
                <w:ins w:id="1643" w:author="Hossein Batebi" w:date="2026-09-26T00:00:00Z"/>
              </w:rPr>
            </w:pPr>
            <w:ins w:id="1642" w:author="Hossein Batebi" w:date="2026-09-26T00:00:00Z">
              <w:r>
                <w:rPr>
                  <w:rFonts w:eastAsia="Times New Roman" w:cs="Arial"/>
                  <w:b w:val="false"/>
                  <w:bCs w:val="false"/>
                  <w:sz w:val="16"/>
                  <w:szCs w:val="16"/>
                </w:rPr>
                <w:t xml:space="preserve">X-ray</w:t>
              </w:r>
            </w:ins>
          </w:p>
        </w:tc>
        <w:tc>
          <w:tcPr>
            <w:tcW w:w="2360" w:type="dxa"/>
            <w:tcBorders>
              <w:top w:val="single" w:sz="2" w:space="0" w:color="E4E0EA"/>
              <w:bottom w:val="single" w:sz="2" w:space="0" w:color="E4E0EA"/>
            </w:tcBorders>
            <w:shd w:fill="FFFFFF" w:val="clear"/>
          </w:tcPr>
          <w:p>
            <w:pPr>
              <w:pStyle w:val="Normal"/>
              <w:spacing w:lineRule="auto" w:line="240" w:before="0" w:after="0"/>
              <w:rPr>
                <w:ins w:id="1645" w:author="Hossein Batebi" w:date="2026-09-26T00:00:00Z"/>
              </w:rPr>
            </w:pPr>
            <w:ins w:id="1644" w:author="Hossein Batebi" w:date="2026-09-26T00:00:00Z">
              <w:r>
                <w:rPr>
                  <w:rFonts w:eastAsia="Times New Roman" w:cs="Arial"/>
                  <w:b w:val="false"/>
                  <w:bCs w:val="false"/>
                  <w:sz w:val="16"/>
                  <w:szCs w:val="16"/>
                </w:rPr>
                <w:t xml:space="preserve">Transducer-free specimen</w:t>
              </w:r>
            </w:ins>
          </w:p>
        </w:tc>
        <w:tc>
          <w:tcPr>
            <w:tcW w:w="3600" w:type="dxa"/>
            <w:tcBorders>
              <w:top w:val="single" w:sz="2" w:space="0" w:color="E4E0EA"/>
              <w:bottom w:val="single" w:sz="2" w:space="0" w:color="E4E0EA"/>
            </w:tcBorders>
            <w:shd w:fill="FFFFFF" w:val="clear"/>
          </w:tcPr>
          <w:p>
            <w:pPr>
              <w:pStyle w:val="Normal"/>
              <w:spacing w:lineRule="auto" w:line="240" w:before="0" w:after="0"/>
              <w:rPr>
                <w:ins w:id="1647" w:author="Hossein Batebi" w:date="2026-09-26T00:00:00Z"/>
              </w:rPr>
            </w:pPr>
            <w:ins w:id="1646" w:author="Hossein Batebi" w:date="2026-09-26T00:00:00Z">
              <w:r>
                <w:rPr>
                  <w:rFonts w:eastAsia="Times New Roman" w:cs="Arial"/>
                  <w:b w:val="false"/>
                  <w:bCs w:val="false"/>
                  <w:sz w:val="16"/>
                  <w:szCs w:val="16"/>
                </w:rPr>
                <w:t xml:space="preserve">Pharmacologically stabilised opsin crystal; small-molecule ligand, no intracellular transducer.</w:t>
              </w:r>
            </w:ins>
          </w:p>
        </w:tc>
      </w:tr>
      <w:tr>
        <w:trPr/>
        <w:tc>
          <w:tcPr>
            <w:tcW w:w="1250" w:type="dxa"/>
            <w:tcBorders>
              <w:top w:val="single" w:sz="2" w:space="0" w:color="E4E0EA"/>
              <w:bottom w:val="single" w:sz="2" w:space="0" w:color="E4E0EA"/>
            </w:tcBorders>
            <w:shd w:fill="FFFFFF" w:val="clear"/>
          </w:tcPr>
          <w:p>
            <w:pPr>
              <w:pStyle w:val="Normal"/>
              <w:spacing w:lineRule="auto" w:line="240" w:before="0" w:after="0"/>
              <w:rPr>
                <w:ins w:id="1649" w:author="Hossein Batebi" w:date="2026-09-26T00:00:00Z"/>
              </w:rPr>
            </w:pPr>
            <w:ins w:id="1648" w:author="Hossein Batebi" w:date="2026-09-26T00:00:00Z">
              <w:r>
                <w:rPr>
                  <w:rFonts w:eastAsia="Times New Roman" w:cs="Arial"/>
                  <w:b w:val="false"/>
                  <w:bCs w:val="false"/>
                  <w:sz w:val="16"/>
                  <w:szCs w:val="16"/>
                </w:rPr>
                <w:t xml:space="preserve">rhodopsin</w:t>
              </w:r>
            </w:ins>
          </w:p>
        </w:tc>
        <w:tc>
          <w:tcPr>
            <w:tcW w:w="1050" w:type="dxa"/>
            <w:tcBorders>
              <w:top w:val="single" w:sz="2" w:space="0" w:color="E4E0EA"/>
              <w:bottom w:val="single" w:sz="2" w:space="0" w:color="E4E0EA"/>
            </w:tcBorders>
            <w:shd w:fill="FFFFFF" w:val="clear"/>
          </w:tcPr>
          <w:p>
            <w:pPr>
              <w:pStyle w:val="Normal"/>
              <w:spacing w:lineRule="auto" w:line="240" w:before="0" w:after="0"/>
              <w:rPr>
                <w:ins w:id="1651" w:author="Hossein Batebi" w:date="2026-09-26T00:00:00Z"/>
              </w:rPr>
            </w:pPr>
            <w:ins w:id="1650" w:author="Hossein Batebi" w:date="2026-09-26T00:00:00Z">
              <w:r>
                <w:rPr>
                  <w:rFonts w:eastAsia="Times New Roman" w:cs="Arial"/>
                  <w:b w:val="false"/>
                  <w:bCs w:val="false"/>
                  <w:sz w:val="16"/>
                  <w:szCs w:val="16"/>
                </w:rPr>
                <w:t xml:space="preserve">6FK8:A</w:t>
              </w:r>
            </w:ins>
          </w:p>
        </w:tc>
        <w:tc>
          <w:tcPr>
            <w:tcW w:w="1100" w:type="dxa"/>
            <w:tcBorders>
              <w:top w:val="single" w:sz="2" w:space="0" w:color="E4E0EA"/>
              <w:bottom w:val="single" w:sz="2" w:space="0" w:color="E4E0EA"/>
            </w:tcBorders>
            <w:shd w:fill="FFFFFF" w:val="clear"/>
          </w:tcPr>
          <w:p>
            <w:pPr>
              <w:pStyle w:val="Normal"/>
              <w:spacing w:lineRule="auto" w:line="240" w:before="0" w:after="0"/>
              <w:rPr>
                <w:ins w:id="1653" w:author="Hossein Batebi" w:date="2026-09-26T00:00:00Z"/>
              </w:rPr>
            </w:pPr>
            <w:ins w:id="1652" w:author="Hossein Batebi" w:date="2026-09-26T00:00:00Z">
              <w:r>
                <w:rPr>
                  <w:rFonts w:eastAsia="Times New Roman" w:cs="Arial"/>
                  <w:b w:val="false"/>
                  <w:bCs w:val="false"/>
                  <w:sz w:val="16"/>
                  <w:szCs w:val="16"/>
                </w:rPr>
                <w:t xml:space="preserve">X-ray</w:t>
              </w:r>
            </w:ins>
          </w:p>
        </w:tc>
        <w:tc>
          <w:tcPr>
            <w:tcW w:w="2360" w:type="dxa"/>
            <w:tcBorders>
              <w:top w:val="single" w:sz="2" w:space="0" w:color="E4E0EA"/>
              <w:bottom w:val="single" w:sz="2" w:space="0" w:color="E4E0EA"/>
            </w:tcBorders>
            <w:shd w:fill="FFFFFF" w:val="clear"/>
          </w:tcPr>
          <w:p>
            <w:pPr>
              <w:pStyle w:val="Normal"/>
              <w:spacing w:lineRule="auto" w:line="240" w:before="0" w:after="0"/>
              <w:rPr>
                <w:ins w:id="1655" w:author="Hossein Batebi" w:date="2026-09-26T00:00:00Z"/>
              </w:rPr>
            </w:pPr>
            <w:ins w:id="1654" w:author="Hossein Batebi" w:date="2026-09-26T00:00:00Z">
              <w:r>
                <w:rPr>
                  <w:rFonts w:eastAsia="Times New Roman" w:cs="Arial"/>
                  <w:b w:val="false"/>
                  <w:bCs w:val="false"/>
                  <w:sz w:val="16"/>
                  <w:szCs w:val="16"/>
                </w:rPr>
                <w:t xml:space="preserve">Transducer-free specimen</w:t>
              </w:r>
            </w:ins>
          </w:p>
        </w:tc>
        <w:tc>
          <w:tcPr>
            <w:tcW w:w="3600" w:type="dxa"/>
            <w:tcBorders>
              <w:top w:val="single" w:sz="2" w:space="0" w:color="E4E0EA"/>
              <w:bottom w:val="single" w:sz="2" w:space="0" w:color="E4E0EA"/>
            </w:tcBorders>
            <w:shd w:fill="FFFFFF" w:val="clear"/>
          </w:tcPr>
          <w:p>
            <w:pPr>
              <w:pStyle w:val="Normal"/>
              <w:spacing w:lineRule="auto" w:line="240" w:before="0" w:after="0"/>
              <w:rPr>
                <w:ins w:id="1657" w:author="Hossein Batebi" w:date="2026-09-26T00:00:00Z"/>
              </w:rPr>
            </w:pPr>
            <w:ins w:id="1656" w:author="Hossein Batebi" w:date="2026-09-26T00:00:00Z">
              <w:r>
                <w:rPr>
                  <w:rFonts w:eastAsia="Times New Roman" w:cs="Arial"/>
                  <w:b w:val="false"/>
                  <w:bCs w:val="false"/>
                  <w:sz w:val="16"/>
                  <w:szCs w:val="16"/>
                </w:rPr>
                <w:t xml:space="preserve">Pharmacologically stabilised opsin crystal; small-molecule ligand, no intracellular transducer.</w:t>
              </w:r>
            </w:ins>
          </w:p>
        </w:tc>
      </w:tr>
      <w:tr>
        <w:trPr/>
        <w:tc>
          <w:tcPr>
            <w:tcW w:w="1250" w:type="dxa"/>
            <w:tcBorders>
              <w:top w:val="single" w:sz="2" w:space="0" w:color="E4E0EA"/>
              <w:bottom w:val="single" w:sz="2" w:space="0" w:color="E4E0EA"/>
            </w:tcBorders>
            <w:shd w:fill="FFFFFF" w:val="clear"/>
          </w:tcPr>
          <w:p>
            <w:pPr>
              <w:pStyle w:val="Normal"/>
              <w:spacing w:lineRule="auto" w:line="240" w:before="0" w:after="0"/>
              <w:rPr>
                <w:ins w:id="1659" w:author="Hossein Batebi" w:date="2026-09-26T00:00:00Z"/>
              </w:rPr>
            </w:pPr>
            <w:ins w:id="1658" w:author="Hossein Batebi" w:date="2026-09-26T00:00:00Z">
              <w:r>
                <w:rPr>
                  <w:rFonts w:eastAsia="Times New Roman" w:cs="Arial"/>
                  <w:b w:val="false"/>
                  <w:bCs w:val="false"/>
                  <w:sz w:val="16"/>
                  <w:szCs w:val="16"/>
                </w:rPr>
                <w:t xml:space="preserve">rhodopsin</w:t>
              </w:r>
            </w:ins>
          </w:p>
        </w:tc>
        <w:tc>
          <w:tcPr>
            <w:tcW w:w="1050" w:type="dxa"/>
            <w:tcBorders>
              <w:top w:val="single" w:sz="2" w:space="0" w:color="E4E0EA"/>
              <w:bottom w:val="single" w:sz="2" w:space="0" w:color="E4E0EA"/>
            </w:tcBorders>
            <w:shd w:fill="FFFFFF" w:val="clear"/>
          </w:tcPr>
          <w:p>
            <w:pPr>
              <w:pStyle w:val="Normal"/>
              <w:spacing w:lineRule="auto" w:line="240" w:before="0" w:after="0"/>
              <w:rPr>
                <w:ins w:id="1661" w:author="Hossein Batebi" w:date="2026-09-26T00:00:00Z"/>
              </w:rPr>
            </w:pPr>
            <w:ins w:id="1660" w:author="Hossein Batebi" w:date="2026-09-26T00:00:00Z">
              <w:r>
                <w:rPr>
                  <w:rFonts w:eastAsia="Times New Roman" w:cs="Arial"/>
                  <w:b w:val="false"/>
                  <w:bCs w:val="false"/>
                  <w:sz w:val="16"/>
                  <w:szCs w:val="16"/>
                </w:rPr>
                <w:t xml:space="preserve">6FK9:A</w:t>
              </w:r>
            </w:ins>
          </w:p>
        </w:tc>
        <w:tc>
          <w:tcPr>
            <w:tcW w:w="1100" w:type="dxa"/>
            <w:tcBorders>
              <w:top w:val="single" w:sz="2" w:space="0" w:color="E4E0EA"/>
              <w:bottom w:val="single" w:sz="2" w:space="0" w:color="E4E0EA"/>
            </w:tcBorders>
            <w:shd w:fill="FFFFFF" w:val="clear"/>
          </w:tcPr>
          <w:p>
            <w:pPr>
              <w:pStyle w:val="Normal"/>
              <w:spacing w:lineRule="auto" w:line="240" w:before="0" w:after="0"/>
              <w:rPr>
                <w:ins w:id="1663" w:author="Hossein Batebi" w:date="2026-09-26T00:00:00Z"/>
              </w:rPr>
            </w:pPr>
            <w:ins w:id="1662" w:author="Hossein Batebi" w:date="2026-09-26T00:00:00Z">
              <w:r>
                <w:rPr>
                  <w:rFonts w:eastAsia="Times New Roman" w:cs="Arial"/>
                  <w:b w:val="false"/>
                  <w:bCs w:val="false"/>
                  <w:sz w:val="16"/>
                  <w:szCs w:val="16"/>
                </w:rPr>
                <w:t xml:space="preserve">X-ray</w:t>
              </w:r>
            </w:ins>
          </w:p>
        </w:tc>
        <w:tc>
          <w:tcPr>
            <w:tcW w:w="2360" w:type="dxa"/>
            <w:tcBorders>
              <w:top w:val="single" w:sz="2" w:space="0" w:color="E4E0EA"/>
              <w:bottom w:val="single" w:sz="2" w:space="0" w:color="E4E0EA"/>
            </w:tcBorders>
            <w:shd w:fill="FFFFFF" w:val="clear"/>
          </w:tcPr>
          <w:p>
            <w:pPr>
              <w:pStyle w:val="Normal"/>
              <w:spacing w:lineRule="auto" w:line="240" w:before="0" w:after="0"/>
              <w:rPr>
                <w:ins w:id="1665" w:author="Hossein Batebi" w:date="2026-09-26T00:00:00Z"/>
              </w:rPr>
            </w:pPr>
            <w:ins w:id="1664" w:author="Hossein Batebi" w:date="2026-09-26T00:00:00Z">
              <w:r>
                <w:rPr>
                  <w:rFonts w:eastAsia="Times New Roman" w:cs="Arial"/>
                  <w:b w:val="false"/>
                  <w:bCs w:val="false"/>
                  <w:sz w:val="16"/>
                  <w:szCs w:val="16"/>
                </w:rPr>
                <w:t xml:space="preserve">Transducer-free specimen</w:t>
              </w:r>
            </w:ins>
          </w:p>
        </w:tc>
        <w:tc>
          <w:tcPr>
            <w:tcW w:w="3600" w:type="dxa"/>
            <w:tcBorders>
              <w:top w:val="single" w:sz="2" w:space="0" w:color="E4E0EA"/>
              <w:bottom w:val="single" w:sz="2" w:space="0" w:color="E4E0EA"/>
            </w:tcBorders>
            <w:shd w:fill="FFFFFF" w:val="clear"/>
          </w:tcPr>
          <w:p>
            <w:pPr>
              <w:pStyle w:val="Normal"/>
              <w:spacing w:lineRule="auto" w:line="240" w:before="0" w:after="0"/>
              <w:rPr>
                <w:ins w:id="1667" w:author="Hossein Batebi" w:date="2026-09-26T00:00:00Z"/>
              </w:rPr>
            </w:pPr>
            <w:ins w:id="1666" w:author="Hossein Batebi" w:date="2026-09-26T00:00:00Z">
              <w:r>
                <w:rPr>
                  <w:rFonts w:eastAsia="Times New Roman" w:cs="Arial"/>
                  <w:b w:val="false"/>
                  <w:bCs w:val="false"/>
                  <w:sz w:val="16"/>
                  <w:szCs w:val="16"/>
                </w:rPr>
                <w:t xml:space="preserve">Pharmacologically stabilised opsin crystal; small-molecule ligand, no intracellular transducer.</w:t>
              </w:r>
            </w:ins>
          </w:p>
        </w:tc>
      </w:tr>
      <w:tr>
        <w:trPr/>
        <w:tc>
          <w:tcPr>
            <w:tcW w:w="1250" w:type="dxa"/>
            <w:tcBorders>
              <w:top w:val="single" w:sz="2" w:space="0" w:color="E4E0EA"/>
              <w:bottom w:val="single" w:sz="2" w:space="0" w:color="E4E0EA"/>
            </w:tcBorders>
            <w:shd w:fill="FFFFFF" w:val="clear"/>
          </w:tcPr>
          <w:p>
            <w:pPr>
              <w:pStyle w:val="Normal"/>
              <w:spacing w:lineRule="auto" w:line="240" w:before="0" w:after="0"/>
              <w:rPr>
                <w:ins w:id="1669" w:author="Hossein Batebi" w:date="2026-09-26T00:00:00Z"/>
              </w:rPr>
            </w:pPr>
            <w:ins w:id="1668" w:author="Hossein Batebi" w:date="2026-09-26T00:00:00Z">
              <w:r>
                <w:rPr>
                  <w:rFonts w:eastAsia="Times New Roman" w:cs="Arial"/>
                  <w:b w:val="false"/>
                  <w:bCs w:val="false"/>
                  <w:sz w:val="16"/>
                  <w:szCs w:val="16"/>
                </w:rPr>
                <w:t xml:space="preserve">rhodopsin</w:t>
              </w:r>
            </w:ins>
          </w:p>
        </w:tc>
        <w:tc>
          <w:tcPr>
            <w:tcW w:w="1050" w:type="dxa"/>
            <w:tcBorders>
              <w:top w:val="single" w:sz="2" w:space="0" w:color="E4E0EA"/>
              <w:bottom w:val="single" w:sz="2" w:space="0" w:color="E4E0EA"/>
            </w:tcBorders>
            <w:shd w:fill="FFFFFF" w:val="clear"/>
          </w:tcPr>
          <w:p>
            <w:pPr>
              <w:pStyle w:val="Normal"/>
              <w:spacing w:lineRule="auto" w:line="240" w:before="0" w:after="0"/>
              <w:rPr>
                <w:ins w:id="1671" w:author="Hossein Batebi" w:date="2026-09-26T00:00:00Z"/>
              </w:rPr>
            </w:pPr>
            <w:ins w:id="1670" w:author="Hossein Batebi" w:date="2026-09-26T00:00:00Z">
              <w:r>
                <w:rPr>
                  <w:rFonts w:eastAsia="Times New Roman" w:cs="Arial"/>
                  <w:b w:val="false"/>
                  <w:bCs w:val="false"/>
                  <w:sz w:val="16"/>
                  <w:szCs w:val="16"/>
                </w:rPr>
                <w:t xml:space="preserve">6FKA:A</w:t>
              </w:r>
            </w:ins>
          </w:p>
        </w:tc>
        <w:tc>
          <w:tcPr>
            <w:tcW w:w="1100" w:type="dxa"/>
            <w:tcBorders>
              <w:top w:val="single" w:sz="2" w:space="0" w:color="E4E0EA"/>
              <w:bottom w:val="single" w:sz="2" w:space="0" w:color="E4E0EA"/>
            </w:tcBorders>
            <w:shd w:fill="FFFFFF" w:val="clear"/>
          </w:tcPr>
          <w:p>
            <w:pPr>
              <w:pStyle w:val="Normal"/>
              <w:spacing w:lineRule="auto" w:line="240" w:before="0" w:after="0"/>
              <w:rPr>
                <w:ins w:id="1673" w:author="Hossein Batebi" w:date="2026-09-26T00:00:00Z"/>
              </w:rPr>
            </w:pPr>
            <w:ins w:id="1672" w:author="Hossein Batebi" w:date="2026-09-26T00:00:00Z">
              <w:r>
                <w:rPr>
                  <w:rFonts w:eastAsia="Times New Roman" w:cs="Arial"/>
                  <w:b w:val="false"/>
                  <w:bCs w:val="false"/>
                  <w:sz w:val="16"/>
                  <w:szCs w:val="16"/>
                </w:rPr>
                <w:t xml:space="preserve">X-ray</w:t>
              </w:r>
            </w:ins>
          </w:p>
        </w:tc>
        <w:tc>
          <w:tcPr>
            <w:tcW w:w="2360" w:type="dxa"/>
            <w:tcBorders>
              <w:top w:val="single" w:sz="2" w:space="0" w:color="E4E0EA"/>
              <w:bottom w:val="single" w:sz="2" w:space="0" w:color="E4E0EA"/>
            </w:tcBorders>
            <w:shd w:fill="FFFFFF" w:val="clear"/>
          </w:tcPr>
          <w:p>
            <w:pPr>
              <w:pStyle w:val="Normal"/>
              <w:spacing w:lineRule="auto" w:line="240" w:before="0" w:after="0"/>
              <w:rPr>
                <w:ins w:id="1675" w:author="Hossein Batebi" w:date="2026-09-26T00:00:00Z"/>
              </w:rPr>
            </w:pPr>
            <w:ins w:id="1674" w:author="Hossein Batebi" w:date="2026-09-26T00:00:00Z">
              <w:r>
                <w:rPr>
                  <w:rFonts w:eastAsia="Times New Roman" w:cs="Arial"/>
                  <w:b w:val="false"/>
                  <w:bCs w:val="false"/>
                  <w:sz w:val="16"/>
                  <w:szCs w:val="16"/>
                </w:rPr>
                <w:t xml:space="preserve">Transducer-free specimen</w:t>
              </w:r>
            </w:ins>
          </w:p>
        </w:tc>
        <w:tc>
          <w:tcPr>
            <w:tcW w:w="3600" w:type="dxa"/>
            <w:tcBorders>
              <w:top w:val="single" w:sz="2" w:space="0" w:color="E4E0EA"/>
              <w:bottom w:val="single" w:sz="2" w:space="0" w:color="E4E0EA"/>
            </w:tcBorders>
            <w:shd w:fill="FFFFFF" w:val="clear"/>
          </w:tcPr>
          <w:p>
            <w:pPr>
              <w:pStyle w:val="Normal"/>
              <w:spacing w:lineRule="auto" w:line="240" w:before="0" w:after="0"/>
              <w:rPr>
                <w:ins w:id="1677" w:author="Hossein Batebi" w:date="2026-09-26T00:00:00Z"/>
              </w:rPr>
            </w:pPr>
            <w:ins w:id="1676" w:author="Hossein Batebi" w:date="2026-09-26T00:00:00Z">
              <w:r>
                <w:rPr>
                  <w:rFonts w:eastAsia="Times New Roman" w:cs="Arial"/>
                  <w:b w:val="false"/>
                  <w:bCs w:val="false"/>
                  <w:sz w:val="16"/>
                  <w:szCs w:val="16"/>
                </w:rPr>
                <w:t xml:space="preserve">Pharmacologically stabilised opsin crystal; small-molecule ligand, no intracellular transducer.</w:t>
              </w:r>
            </w:ins>
          </w:p>
        </w:tc>
      </w:tr>
      <w:tr>
        <w:trPr/>
        <w:tc>
          <w:tcPr>
            <w:tcW w:w="1250" w:type="dxa"/>
            <w:tcBorders>
              <w:top w:val="single" w:sz="2" w:space="0" w:color="E4E0EA"/>
              <w:bottom w:val="single" w:sz="2" w:space="0" w:color="E4E0EA"/>
            </w:tcBorders>
            <w:shd w:fill="FFFFFF" w:val="clear"/>
          </w:tcPr>
          <w:p>
            <w:pPr>
              <w:pStyle w:val="Normal"/>
              <w:spacing w:lineRule="auto" w:line="240" w:before="0" w:after="0"/>
              <w:rPr>
                <w:ins w:id="1679" w:author="Hossein Batebi" w:date="2026-09-26T00:00:00Z"/>
              </w:rPr>
            </w:pPr>
            <w:ins w:id="1678" w:author="Hossein Batebi" w:date="2026-09-26T00:00:00Z">
              <w:r>
                <w:rPr>
                  <w:rFonts w:eastAsia="Times New Roman" w:cs="Arial"/>
                  <w:b w:val="false"/>
                  <w:bCs w:val="false"/>
                  <w:sz w:val="16"/>
                  <w:szCs w:val="16"/>
                </w:rPr>
                <w:t xml:space="preserve">rhodopsin</w:t>
              </w:r>
            </w:ins>
          </w:p>
        </w:tc>
        <w:tc>
          <w:tcPr>
            <w:tcW w:w="1050" w:type="dxa"/>
            <w:tcBorders>
              <w:top w:val="single" w:sz="2" w:space="0" w:color="E4E0EA"/>
              <w:bottom w:val="single" w:sz="2" w:space="0" w:color="E4E0EA"/>
            </w:tcBorders>
            <w:shd w:fill="FFFFFF" w:val="clear"/>
          </w:tcPr>
          <w:p>
            <w:pPr>
              <w:pStyle w:val="Normal"/>
              <w:spacing w:lineRule="auto" w:line="240" w:before="0" w:after="0"/>
              <w:rPr>
                <w:ins w:id="1681" w:author="Hossein Batebi" w:date="2026-09-26T00:00:00Z"/>
              </w:rPr>
            </w:pPr>
            <w:ins w:id="1680" w:author="Hossein Batebi" w:date="2026-09-26T00:00:00Z">
              <w:r>
                <w:rPr>
                  <w:rFonts w:eastAsia="Times New Roman" w:cs="Arial"/>
                  <w:b w:val="false"/>
                  <w:bCs w:val="false"/>
                  <w:sz w:val="16"/>
                  <w:szCs w:val="16"/>
                </w:rPr>
                <w:t xml:space="preserve">6FKB:A</w:t>
              </w:r>
            </w:ins>
          </w:p>
        </w:tc>
        <w:tc>
          <w:tcPr>
            <w:tcW w:w="1100" w:type="dxa"/>
            <w:tcBorders>
              <w:top w:val="single" w:sz="2" w:space="0" w:color="E4E0EA"/>
              <w:bottom w:val="single" w:sz="2" w:space="0" w:color="E4E0EA"/>
            </w:tcBorders>
            <w:shd w:fill="FFFFFF" w:val="clear"/>
          </w:tcPr>
          <w:p>
            <w:pPr>
              <w:pStyle w:val="Normal"/>
              <w:spacing w:lineRule="auto" w:line="240" w:before="0" w:after="0"/>
              <w:rPr>
                <w:ins w:id="1683" w:author="Hossein Batebi" w:date="2026-09-26T00:00:00Z"/>
              </w:rPr>
            </w:pPr>
            <w:ins w:id="1682" w:author="Hossein Batebi" w:date="2026-09-26T00:00:00Z">
              <w:r>
                <w:rPr>
                  <w:rFonts w:eastAsia="Times New Roman" w:cs="Arial"/>
                  <w:b w:val="false"/>
                  <w:bCs w:val="false"/>
                  <w:sz w:val="16"/>
                  <w:szCs w:val="16"/>
                </w:rPr>
                <w:t xml:space="preserve">X-ray</w:t>
              </w:r>
            </w:ins>
          </w:p>
        </w:tc>
        <w:tc>
          <w:tcPr>
            <w:tcW w:w="2360" w:type="dxa"/>
            <w:tcBorders>
              <w:top w:val="single" w:sz="2" w:space="0" w:color="E4E0EA"/>
              <w:bottom w:val="single" w:sz="2" w:space="0" w:color="E4E0EA"/>
            </w:tcBorders>
            <w:shd w:fill="FFFFFF" w:val="clear"/>
          </w:tcPr>
          <w:p>
            <w:pPr>
              <w:pStyle w:val="Normal"/>
              <w:spacing w:lineRule="auto" w:line="240" w:before="0" w:after="0"/>
              <w:rPr>
                <w:ins w:id="1685" w:author="Hossein Batebi" w:date="2026-09-26T00:00:00Z"/>
              </w:rPr>
            </w:pPr>
            <w:ins w:id="1684" w:author="Hossein Batebi" w:date="2026-09-26T00:00:00Z">
              <w:r>
                <w:rPr>
                  <w:rFonts w:eastAsia="Times New Roman" w:cs="Arial"/>
                  <w:b w:val="false"/>
                  <w:bCs w:val="false"/>
                  <w:sz w:val="16"/>
                  <w:szCs w:val="16"/>
                </w:rPr>
                <w:t xml:space="preserve">Transducer-free specimen</w:t>
              </w:r>
            </w:ins>
          </w:p>
        </w:tc>
        <w:tc>
          <w:tcPr>
            <w:tcW w:w="3600" w:type="dxa"/>
            <w:tcBorders>
              <w:top w:val="single" w:sz="2" w:space="0" w:color="E4E0EA"/>
              <w:bottom w:val="single" w:sz="2" w:space="0" w:color="E4E0EA"/>
            </w:tcBorders>
            <w:shd w:fill="FFFFFF" w:val="clear"/>
          </w:tcPr>
          <w:p>
            <w:pPr>
              <w:pStyle w:val="Normal"/>
              <w:spacing w:lineRule="auto" w:line="240" w:before="0" w:after="0"/>
              <w:rPr>
                <w:ins w:id="1687" w:author="Hossein Batebi" w:date="2026-09-26T00:00:00Z"/>
              </w:rPr>
            </w:pPr>
            <w:ins w:id="1686" w:author="Hossein Batebi" w:date="2026-09-26T00:00:00Z">
              <w:r>
                <w:rPr>
                  <w:rFonts w:eastAsia="Times New Roman" w:cs="Arial"/>
                  <w:b w:val="false"/>
                  <w:bCs w:val="false"/>
                  <w:sz w:val="16"/>
                  <w:szCs w:val="16"/>
                </w:rPr>
                <w:t xml:space="preserve">Pharmacologically stabilised opsin crystal; small-molecule ligand, no intracellular transducer.</w:t>
              </w:r>
            </w:ins>
          </w:p>
        </w:tc>
      </w:tr>
      <w:tr>
        <w:trPr/>
        <w:tc>
          <w:tcPr>
            <w:tcW w:w="1250" w:type="dxa"/>
            <w:tcBorders>
              <w:top w:val="single" w:sz="2" w:space="0" w:color="E4E0EA"/>
              <w:bottom w:val="single" w:sz="2" w:space="0" w:color="E4E0EA"/>
            </w:tcBorders>
            <w:shd w:fill="FFFFFF" w:val="clear"/>
          </w:tcPr>
          <w:p>
            <w:pPr>
              <w:pStyle w:val="Normal"/>
              <w:spacing w:lineRule="auto" w:line="240" w:before="0" w:after="0"/>
              <w:rPr>
                <w:ins w:id="1689" w:author="Hossein Batebi" w:date="2026-09-26T00:00:00Z"/>
              </w:rPr>
            </w:pPr>
            <w:ins w:id="1688" w:author="Hossein Batebi" w:date="2026-09-26T00:00:00Z">
              <w:r>
                <w:rPr>
                  <w:rFonts w:eastAsia="Times New Roman" w:cs="Arial"/>
                  <w:b w:val="false"/>
                  <w:bCs w:val="false"/>
                  <w:sz w:val="16"/>
                  <w:szCs w:val="16"/>
                </w:rPr>
                <w:t xml:space="preserve">rhodopsin</w:t>
              </w:r>
            </w:ins>
          </w:p>
        </w:tc>
        <w:tc>
          <w:tcPr>
            <w:tcW w:w="1050" w:type="dxa"/>
            <w:tcBorders>
              <w:top w:val="single" w:sz="2" w:space="0" w:color="E4E0EA"/>
              <w:bottom w:val="single" w:sz="2" w:space="0" w:color="E4E0EA"/>
            </w:tcBorders>
            <w:shd w:fill="FFFFFF" w:val="clear"/>
          </w:tcPr>
          <w:p>
            <w:pPr>
              <w:pStyle w:val="Normal"/>
              <w:spacing w:lineRule="auto" w:line="240" w:before="0" w:after="0"/>
              <w:rPr>
                <w:ins w:id="1691" w:author="Hossein Batebi" w:date="2026-09-26T00:00:00Z"/>
              </w:rPr>
            </w:pPr>
            <w:ins w:id="1690" w:author="Hossein Batebi" w:date="2026-09-26T00:00:00Z">
              <w:r>
                <w:rPr>
                  <w:rFonts w:eastAsia="Times New Roman" w:cs="Arial"/>
                  <w:b w:val="false"/>
                  <w:bCs w:val="false"/>
                  <w:sz w:val="16"/>
                  <w:szCs w:val="16"/>
                </w:rPr>
                <w:t xml:space="preserve">6FKC:A</w:t>
              </w:r>
            </w:ins>
          </w:p>
        </w:tc>
        <w:tc>
          <w:tcPr>
            <w:tcW w:w="1100" w:type="dxa"/>
            <w:tcBorders>
              <w:top w:val="single" w:sz="2" w:space="0" w:color="E4E0EA"/>
              <w:bottom w:val="single" w:sz="2" w:space="0" w:color="E4E0EA"/>
            </w:tcBorders>
            <w:shd w:fill="FFFFFF" w:val="clear"/>
          </w:tcPr>
          <w:p>
            <w:pPr>
              <w:pStyle w:val="Normal"/>
              <w:spacing w:lineRule="auto" w:line="240" w:before="0" w:after="0"/>
              <w:rPr>
                <w:ins w:id="1693" w:author="Hossein Batebi" w:date="2026-09-26T00:00:00Z"/>
              </w:rPr>
            </w:pPr>
            <w:ins w:id="1692" w:author="Hossein Batebi" w:date="2026-09-26T00:00:00Z">
              <w:r>
                <w:rPr>
                  <w:rFonts w:eastAsia="Times New Roman" w:cs="Arial"/>
                  <w:b w:val="false"/>
                  <w:bCs w:val="false"/>
                  <w:sz w:val="16"/>
                  <w:szCs w:val="16"/>
                </w:rPr>
                <w:t xml:space="preserve">X-ray</w:t>
              </w:r>
            </w:ins>
          </w:p>
        </w:tc>
        <w:tc>
          <w:tcPr>
            <w:tcW w:w="2360" w:type="dxa"/>
            <w:tcBorders>
              <w:top w:val="single" w:sz="2" w:space="0" w:color="E4E0EA"/>
              <w:bottom w:val="single" w:sz="2" w:space="0" w:color="E4E0EA"/>
            </w:tcBorders>
            <w:shd w:fill="FFFFFF" w:val="clear"/>
          </w:tcPr>
          <w:p>
            <w:pPr>
              <w:pStyle w:val="Normal"/>
              <w:spacing w:lineRule="auto" w:line="240" w:before="0" w:after="0"/>
              <w:rPr>
                <w:ins w:id="1695" w:author="Hossein Batebi" w:date="2026-09-26T00:00:00Z"/>
              </w:rPr>
            </w:pPr>
            <w:ins w:id="1694" w:author="Hossein Batebi" w:date="2026-09-26T00:00:00Z">
              <w:r>
                <w:rPr>
                  <w:rFonts w:eastAsia="Times New Roman" w:cs="Arial"/>
                  <w:b w:val="false"/>
                  <w:bCs w:val="false"/>
                  <w:sz w:val="16"/>
                  <w:szCs w:val="16"/>
                </w:rPr>
                <w:t xml:space="preserve">Transducer-free specimen</w:t>
              </w:r>
            </w:ins>
          </w:p>
        </w:tc>
        <w:tc>
          <w:tcPr>
            <w:tcW w:w="3600" w:type="dxa"/>
            <w:tcBorders>
              <w:top w:val="single" w:sz="2" w:space="0" w:color="E4E0EA"/>
              <w:bottom w:val="single" w:sz="2" w:space="0" w:color="E4E0EA"/>
            </w:tcBorders>
            <w:shd w:fill="FFFFFF" w:val="clear"/>
          </w:tcPr>
          <w:p>
            <w:pPr>
              <w:pStyle w:val="Normal"/>
              <w:spacing w:lineRule="auto" w:line="240" w:before="0" w:after="0"/>
              <w:rPr>
                <w:ins w:id="1697" w:author="Hossein Batebi" w:date="2026-09-26T00:00:00Z"/>
              </w:rPr>
            </w:pPr>
            <w:ins w:id="1696" w:author="Hossein Batebi" w:date="2026-09-26T00:00:00Z">
              <w:r>
                <w:rPr>
                  <w:rFonts w:eastAsia="Times New Roman" w:cs="Arial"/>
                  <w:b w:val="false"/>
                  <w:bCs w:val="false"/>
                  <w:sz w:val="16"/>
                  <w:szCs w:val="16"/>
                </w:rPr>
                <w:t xml:space="preserve">Pharmacologically stabilised opsin crystal; small-molecule ligand, no intracellular transducer.</w:t>
              </w:r>
            </w:ins>
          </w:p>
        </w:tc>
      </w:tr>
      <w:tr>
        <w:trPr/>
        <w:tc>
          <w:tcPr>
            <w:tcW w:w="1250" w:type="dxa"/>
            <w:tcBorders>
              <w:top w:val="single" w:sz="2" w:space="0" w:color="E4E0EA"/>
              <w:bottom w:val="single" w:sz="2" w:space="0" w:color="E4E0EA"/>
            </w:tcBorders>
            <w:shd w:fill="FFFFFF" w:val="clear"/>
          </w:tcPr>
          <w:p>
            <w:pPr>
              <w:pStyle w:val="Normal"/>
              <w:spacing w:lineRule="auto" w:line="240" w:before="0" w:after="0"/>
              <w:rPr>
                <w:ins w:id="1699" w:author="Hossein Batebi" w:date="2026-09-26T00:00:00Z"/>
              </w:rPr>
            </w:pPr>
            <w:ins w:id="1698" w:author="Hossein Batebi" w:date="2026-09-26T00:00:00Z">
              <w:r>
                <w:rPr>
                  <w:rFonts w:eastAsia="Times New Roman" w:cs="Arial"/>
                  <w:b w:val="false"/>
                  <w:bCs w:val="false"/>
                  <w:sz w:val="16"/>
                  <w:szCs w:val="16"/>
                </w:rPr>
                <w:t xml:space="preserve">rhodopsin</w:t>
              </w:r>
            </w:ins>
          </w:p>
        </w:tc>
        <w:tc>
          <w:tcPr>
            <w:tcW w:w="1050" w:type="dxa"/>
            <w:tcBorders>
              <w:top w:val="single" w:sz="2" w:space="0" w:color="E4E0EA"/>
              <w:bottom w:val="single" w:sz="2" w:space="0" w:color="E4E0EA"/>
            </w:tcBorders>
            <w:shd w:fill="FFFFFF" w:val="clear"/>
          </w:tcPr>
          <w:p>
            <w:pPr>
              <w:pStyle w:val="Normal"/>
              <w:spacing w:lineRule="auto" w:line="240" w:before="0" w:after="0"/>
              <w:rPr>
                <w:ins w:id="1701" w:author="Hossein Batebi" w:date="2026-09-26T00:00:00Z"/>
              </w:rPr>
            </w:pPr>
            <w:ins w:id="1700" w:author="Hossein Batebi" w:date="2026-09-26T00:00:00Z">
              <w:r>
                <w:rPr>
                  <w:rFonts w:eastAsia="Times New Roman" w:cs="Arial"/>
                  <w:b w:val="false"/>
                  <w:bCs w:val="false"/>
                  <w:sz w:val="16"/>
                  <w:szCs w:val="16"/>
                </w:rPr>
                <w:t xml:space="preserve">6FKD:A</w:t>
              </w:r>
            </w:ins>
          </w:p>
        </w:tc>
        <w:tc>
          <w:tcPr>
            <w:tcW w:w="1100" w:type="dxa"/>
            <w:tcBorders>
              <w:top w:val="single" w:sz="2" w:space="0" w:color="E4E0EA"/>
              <w:bottom w:val="single" w:sz="2" w:space="0" w:color="E4E0EA"/>
            </w:tcBorders>
            <w:shd w:fill="FFFFFF" w:val="clear"/>
          </w:tcPr>
          <w:p>
            <w:pPr>
              <w:pStyle w:val="Normal"/>
              <w:spacing w:lineRule="auto" w:line="240" w:before="0" w:after="0"/>
              <w:rPr>
                <w:ins w:id="1703" w:author="Hossein Batebi" w:date="2026-09-26T00:00:00Z"/>
              </w:rPr>
            </w:pPr>
            <w:ins w:id="1702" w:author="Hossein Batebi" w:date="2026-09-26T00:00:00Z">
              <w:r>
                <w:rPr>
                  <w:rFonts w:eastAsia="Times New Roman" w:cs="Arial"/>
                  <w:b w:val="false"/>
                  <w:bCs w:val="false"/>
                  <w:sz w:val="16"/>
                  <w:szCs w:val="16"/>
                </w:rPr>
                <w:t xml:space="preserve">X-ray</w:t>
              </w:r>
            </w:ins>
          </w:p>
        </w:tc>
        <w:tc>
          <w:tcPr>
            <w:tcW w:w="2360" w:type="dxa"/>
            <w:tcBorders>
              <w:top w:val="single" w:sz="2" w:space="0" w:color="E4E0EA"/>
              <w:bottom w:val="single" w:sz="2" w:space="0" w:color="E4E0EA"/>
            </w:tcBorders>
            <w:shd w:fill="FFFFFF" w:val="clear"/>
          </w:tcPr>
          <w:p>
            <w:pPr>
              <w:pStyle w:val="Normal"/>
              <w:spacing w:lineRule="auto" w:line="240" w:before="0" w:after="0"/>
              <w:rPr>
                <w:ins w:id="1705" w:author="Hossein Batebi" w:date="2026-09-26T00:00:00Z"/>
              </w:rPr>
            </w:pPr>
            <w:ins w:id="1704" w:author="Hossein Batebi" w:date="2026-09-26T00:00:00Z">
              <w:r>
                <w:rPr>
                  <w:rFonts w:eastAsia="Times New Roman" w:cs="Arial"/>
                  <w:b w:val="false"/>
                  <w:bCs w:val="false"/>
                  <w:sz w:val="16"/>
                  <w:szCs w:val="16"/>
                </w:rPr>
                <w:t xml:space="preserve">Transducer-free specimen</w:t>
              </w:r>
            </w:ins>
          </w:p>
        </w:tc>
        <w:tc>
          <w:tcPr>
            <w:tcW w:w="3600" w:type="dxa"/>
            <w:tcBorders>
              <w:top w:val="single" w:sz="2" w:space="0" w:color="E4E0EA"/>
              <w:bottom w:val="single" w:sz="2" w:space="0" w:color="E4E0EA"/>
            </w:tcBorders>
            <w:shd w:fill="FFFFFF" w:val="clear"/>
          </w:tcPr>
          <w:p>
            <w:pPr>
              <w:pStyle w:val="Normal"/>
              <w:spacing w:lineRule="auto" w:line="240" w:before="0" w:after="0"/>
              <w:rPr>
                <w:ins w:id="1707" w:author="Hossein Batebi" w:date="2026-09-26T00:00:00Z"/>
              </w:rPr>
            </w:pPr>
            <w:ins w:id="1706" w:author="Hossein Batebi" w:date="2026-09-26T00:00:00Z">
              <w:r>
                <w:rPr>
                  <w:rFonts w:eastAsia="Times New Roman" w:cs="Arial"/>
                  <w:b w:val="false"/>
                  <w:bCs w:val="false"/>
                  <w:sz w:val="16"/>
                  <w:szCs w:val="16"/>
                </w:rPr>
                <w:t xml:space="preserve">Pharmacologically stabilised opsin crystal; small-molecule ligand, no intracellular transducer.</w:t>
              </w:r>
            </w:ins>
          </w:p>
        </w:tc>
      </w:tr>
      <w:tr>
        <w:trPr/>
        <w:tc>
          <w:tcPr>
            <w:tcW w:w="1250" w:type="dxa"/>
            <w:tcBorders>
              <w:top w:val="single" w:sz="2" w:space="0" w:color="E4E0EA"/>
              <w:bottom w:val="single" w:sz="2" w:space="0" w:color="E4E0EA"/>
            </w:tcBorders>
            <w:shd w:fill="FFFFFF" w:val="clear"/>
          </w:tcPr>
          <w:p>
            <w:pPr>
              <w:pStyle w:val="Normal"/>
              <w:spacing w:lineRule="auto" w:line="240" w:before="0" w:after="0"/>
              <w:rPr>
                <w:ins w:id="1709" w:author="Hossein Batebi" w:date="2026-09-26T00:00:00Z"/>
              </w:rPr>
            </w:pPr>
            <w:ins w:id="1708" w:author="Hossein Batebi" w:date="2026-09-26T00:00:00Z">
              <w:r>
                <w:rPr>
                  <w:rFonts w:eastAsia="Times New Roman" w:cs="Arial"/>
                  <w:b w:val="false"/>
                  <w:bCs w:val="false"/>
                  <w:sz w:val="16"/>
                  <w:szCs w:val="16"/>
                </w:rPr>
                <w:t xml:space="preserve">β2-adrenoceptor</w:t>
              </w:r>
            </w:ins>
          </w:p>
        </w:tc>
        <w:tc>
          <w:tcPr>
            <w:tcW w:w="1050" w:type="dxa"/>
            <w:tcBorders>
              <w:top w:val="single" w:sz="2" w:space="0" w:color="E4E0EA"/>
              <w:bottom w:val="single" w:sz="2" w:space="0" w:color="E4E0EA"/>
            </w:tcBorders>
            <w:shd w:fill="FFFFFF" w:val="clear"/>
          </w:tcPr>
          <w:p>
            <w:pPr>
              <w:pStyle w:val="Normal"/>
              <w:spacing w:lineRule="auto" w:line="240" w:before="0" w:after="0"/>
              <w:rPr>
                <w:ins w:id="1711" w:author="Hossein Batebi" w:date="2026-09-26T00:00:00Z"/>
              </w:rPr>
            </w:pPr>
            <w:ins w:id="1710" w:author="Hossein Batebi" w:date="2026-09-26T00:00:00Z">
              <w:r>
                <w:rPr>
                  <w:rFonts w:eastAsia="Times New Roman" w:cs="Arial"/>
                  <w:b w:val="false"/>
                  <w:bCs w:val="false"/>
                  <w:sz w:val="16"/>
                  <w:szCs w:val="16"/>
                </w:rPr>
                <w:t xml:space="preserve">8GGI:R</w:t>
              </w:r>
            </w:ins>
          </w:p>
        </w:tc>
        <w:tc>
          <w:tcPr>
            <w:tcW w:w="1100" w:type="dxa"/>
            <w:tcBorders>
              <w:top w:val="single" w:sz="2" w:space="0" w:color="E4E0EA"/>
              <w:bottom w:val="single" w:sz="2" w:space="0" w:color="E4E0EA"/>
            </w:tcBorders>
            <w:shd w:fill="FFFFFF" w:val="clear"/>
          </w:tcPr>
          <w:p>
            <w:pPr>
              <w:pStyle w:val="Normal"/>
              <w:spacing w:lineRule="auto" w:line="240" w:before="0" w:after="0"/>
              <w:rPr>
                <w:ins w:id="1713" w:author="Hossein Batebi" w:date="2026-09-26T00:00:00Z"/>
              </w:rPr>
            </w:pPr>
            <w:ins w:id="1712" w:author="Hossein Batebi" w:date="2026-09-26T00:00:00Z">
              <w:r>
                <w:rPr>
                  <w:rFonts w:eastAsia="Times New Roman" w:cs="Arial"/>
                  <w:b w:val="false"/>
                  <w:bCs w:val="false"/>
                  <w:sz w:val="16"/>
                  <w:szCs w:val="16"/>
                </w:rPr>
                <w:t xml:space="preserve">Electron microscopy</w:t>
              </w:r>
            </w:ins>
          </w:p>
        </w:tc>
        <w:tc>
          <w:tcPr>
            <w:tcW w:w="2360" w:type="dxa"/>
            <w:tcBorders>
              <w:top w:val="single" w:sz="2" w:space="0" w:color="E4E0EA"/>
              <w:bottom w:val="single" w:sz="2" w:space="0" w:color="E4E0EA"/>
            </w:tcBorders>
            <w:shd w:fill="FFFFFF" w:val="clear"/>
          </w:tcPr>
          <w:p>
            <w:pPr>
              <w:pStyle w:val="Normal"/>
              <w:spacing w:lineRule="auto" w:line="240" w:before="0" w:after="0"/>
              <w:rPr>
                <w:ins w:id="1715" w:author="Hossein Batebi" w:date="2026-09-26T00:00:00Z"/>
              </w:rPr>
            </w:pPr>
            <w:ins w:id="1714" w:author="Hossein Batebi" w:date="2026-09-26T00:00:00Z">
              <w:r>
                <w:rPr>
                  <w:rFonts w:eastAsia="Times New Roman" w:cs="Arial"/>
                  <w:b w:val="false"/>
                  <w:bCs w:val="false"/>
                  <w:sz w:val="16"/>
                  <w:szCs w:val="16"/>
                </w:rPr>
                <w:t xml:space="preserve">Receptor-focused or local reconstruction, transducer-containing specimen</w:t>
              </w:r>
            </w:ins>
          </w:p>
        </w:tc>
        <w:tc>
          <w:tcPr>
            <w:tcW w:w="3600" w:type="dxa"/>
            <w:tcBorders>
              <w:top w:val="single" w:sz="2" w:space="0" w:color="E4E0EA"/>
              <w:bottom w:val="single" w:sz="2" w:space="0" w:color="E4E0EA"/>
            </w:tcBorders>
            <w:shd w:fill="FFFFFF" w:val="clear"/>
          </w:tcPr>
          <w:p>
            <w:pPr>
              <w:pStyle w:val="Normal"/>
              <w:spacing w:lineRule="auto" w:line="240" w:before="0" w:after="0"/>
              <w:rPr>
                <w:ins w:id="1717" w:author="Hossein Batebi" w:date="2026-09-26T00:00:00Z"/>
              </w:rPr>
            </w:pPr>
            <w:ins w:id="1716" w:author="Hossein Batebi" w:date="2026-09-26T00:00:00Z">
              <w:r>
                <w:rPr>
                  <w:rFonts w:eastAsia="Times New Roman" w:cs="Arial"/>
                  <w:b w:val="false"/>
                  <w:bCs w:val="false"/>
                  <w:sz w:val="16"/>
                  <w:szCs w:val="16"/>
                </w:rPr>
                <w:t xml:space="preserve">PDB title explicitly states locally refined receptor from beta2AR-Gs complex transition intermediate.</w:t>
              </w:r>
            </w:ins>
          </w:p>
        </w:tc>
      </w:tr>
      <w:tr>
        <w:trPr/>
        <w:tc>
          <w:tcPr>
            <w:tcW w:w="1250" w:type="dxa"/>
            <w:tcBorders>
              <w:top w:val="single" w:sz="2" w:space="0" w:color="E4E0EA"/>
              <w:bottom w:val="single" w:sz="2" w:space="0" w:color="E4E0EA"/>
            </w:tcBorders>
            <w:shd w:fill="FFFFFF" w:val="clear"/>
          </w:tcPr>
          <w:p>
            <w:pPr>
              <w:pStyle w:val="Normal"/>
              <w:spacing w:lineRule="auto" w:line="240" w:before="0" w:after="0"/>
              <w:rPr>
                <w:ins w:id="1719" w:author="Hossein Batebi" w:date="2026-09-26T00:00:00Z"/>
              </w:rPr>
            </w:pPr>
            <w:ins w:id="1718" w:author="Hossein Batebi" w:date="2026-09-26T00:00:00Z">
              <w:r>
                <w:rPr>
                  <w:rFonts w:eastAsia="Times New Roman" w:cs="Arial"/>
                  <w:b w:val="false"/>
                  <w:bCs w:val="false"/>
                  <w:sz w:val="16"/>
                  <w:szCs w:val="16"/>
                </w:rPr>
                <w:t xml:space="preserve">β2-adrenoceptor</w:t>
              </w:r>
            </w:ins>
          </w:p>
        </w:tc>
        <w:tc>
          <w:tcPr>
            <w:tcW w:w="1050" w:type="dxa"/>
            <w:tcBorders>
              <w:top w:val="single" w:sz="2" w:space="0" w:color="E4E0EA"/>
              <w:bottom w:val="single" w:sz="2" w:space="0" w:color="E4E0EA"/>
            </w:tcBorders>
            <w:shd w:fill="FFFFFF" w:val="clear"/>
          </w:tcPr>
          <w:p>
            <w:pPr>
              <w:pStyle w:val="Normal"/>
              <w:spacing w:lineRule="auto" w:line="240" w:before="0" w:after="0"/>
              <w:rPr>
                <w:ins w:id="1721" w:author="Hossein Batebi" w:date="2026-09-26T00:00:00Z"/>
              </w:rPr>
            </w:pPr>
            <w:ins w:id="1720" w:author="Hossein Batebi" w:date="2026-09-26T00:00:00Z">
              <w:r>
                <w:rPr>
                  <w:rFonts w:eastAsia="Times New Roman" w:cs="Arial"/>
                  <w:b w:val="false"/>
                  <w:bCs w:val="false"/>
                  <w:sz w:val="16"/>
                  <w:szCs w:val="16"/>
                </w:rPr>
                <w:t xml:space="preserve">8GGJ:R</w:t>
              </w:r>
            </w:ins>
          </w:p>
        </w:tc>
        <w:tc>
          <w:tcPr>
            <w:tcW w:w="1100" w:type="dxa"/>
            <w:tcBorders>
              <w:top w:val="single" w:sz="2" w:space="0" w:color="E4E0EA"/>
              <w:bottom w:val="single" w:sz="2" w:space="0" w:color="E4E0EA"/>
            </w:tcBorders>
            <w:shd w:fill="FFFFFF" w:val="clear"/>
          </w:tcPr>
          <w:p>
            <w:pPr>
              <w:pStyle w:val="Normal"/>
              <w:spacing w:lineRule="auto" w:line="240" w:before="0" w:after="0"/>
              <w:rPr>
                <w:ins w:id="1723" w:author="Hossein Batebi" w:date="2026-09-26T00:00:00Z"/>
              </w:rPr>
            </w:pPr>
            <w:ins w:id="1722" w:author="Hossein Batebi" w:date="2026-09-26T00:00:00Z">
              <w:r>
                <w:rPr>
                  <w:rFonts w:eastAsia="Times New Roman" w:cs="Arial"/>
                  <w:b w:val="false"/>
                  <w:bCs w:val="false"/>
                  <w:sz w:val="16"/>
                  <w:szCs w:val="16"/>
                </w:rPr>
                <w:t xml:space="preserve">Electron microscopy</w:t>
              </w:r>
            </w:ins>
          </w:p>
        </w:tc>
        <w:tc>
          <w:tcPr>
            <w:tcW w:w="2360" w:type="dxa"/>
            <w:tcBorders>
              <w:top w:val="single" w:sz="2" w:space="0" w:color="E4E0EA"/>
              <w:bottom w:val="single" w:sz="2" w:space="0" w:color="E4E0EA"/>
            </w:tcBorders>
            <w:shd w:fill="FFFFFF" w:val="clear"/>
          </w:tcPr>
          <w:p>
            <w:pPr>
              <w:pStyle w:val="Normal"/>
              <w:spacing w:lineRule="auto" w:line="240" w:before="0" w:after="0"/>
              <w:rPr>
                <w:ins w:id="1725" w:author="Hossein Batebi" w:date="2026-09-26T00:00:00Z"/>
              </w:rPr>
            </w:pPr>
            <w:ins w:id="1724" w:author="Hossein Batebi" w:date="2026-09-26T00:00:00Z">
              <w:r>
                <w:rPr>
                  <w:rFonts w:eastAsia="Times New Roman" w:cs="Arial"/>
                  <w:b w:val="false"/>
                  <w:bCs w:val="false"/>
                  <w:sz w:val="16"/>
                  <w:szCs w:val="16"/>
                </w:rPr>
                <w:t xml:space="preserve">Receptor-focused or local reconstruction, transducer-containing specimen</w:t>
              </w:r>
            </w:ins>
          </w:p>
        </w:tc>
        <w:tc>
          <w:tcPr>
            <w:tcW w:w="3600" w:type="dxa"/>
            <w:tcBorders>
              <w:top w:val="single" w:sz="2" w:space="0" w:color="E4E0EA"/>
              <w:bottom w:val="single" w:sz="2" w:space="0" w:color="E4E0EA"/>
            </w:tcBorders>
            <w:shd w:fill="FFFFFF" w:val="clear"/>
          </w:tcPr>
          <w:p>
            <w:pPr>
              <w:pStyle w:val="Normal"/>
              <w:spacing w:lineRule="auto" w:line="240" w:before="0" w:after="0"/>
              <w:rPr>
                <w:ins w:id="1727" w:author="Hossein Batebi" w:date="2026-09-26T00:00:00Z"/>
              </w:rPr>
            </w:pPr>
            <w:ins w:id="1726" w:author="Hossein Batebi" w:date="2026-09-26T00:00:00Z">
              <w:r>
                <w:rPr>
                  <w:rFonts w:eastAsia="Times New Roman" w:cs="Arial"/>
                  <w:b w:val="false"/>
                  <w:bCs w:val="false"/>
                  <w:sz w:val="16"/>
                  <w:szCs w:val="16"/>
                </w:rPr>
                <w:t xml:space="preserve">PDB title explicitly states locally refined receptor from beta2AR-Gs complex transition intermediate.</w:t>
              </w:r>
            </w:ins>
          </w:p>
        </w:tc>
      </w:tr>
      <w:tr>
        <w:trPr/>
        <w:tc>
          <w:tcPr>
            <w:tcW w:w="1250" w:type="dxa"/>
            <w:tcBorders>
              <w:top w:val="single" w:sz="2" w:space="0" w:color="E4E0EA"/>
              <w:bottom w:val="single" w:sz="2" w:space="0" w:color="E4E0EA"/>
            </w:tcBorders>
            <w:shd w:fill="FFFFFF" w:val="clear"/>
          </w:tcPr>
          <w:p>
            <w:pPr>
              <w:pStyle w:val="Normal"/>
              <w:spacing w:lineRule="auto" w:line="240" w:before="0" w:after="0"/>
              <w:rPr>
                <w:ins w:id="1729" w:author="Hossein Batebi" w:date="2026-09-26T00:00:00Z"/>
              </w:rPr>
            </w:pPr>
            <w:ins w:id="1728" w:author="Hossein Batebi" w:date="2026-09-26T00:00:00Z">
              <w:r>
                <w:rPr>
                  <w:rFonts w:eastAsia="Times New Roman" w:cs="Arial"/>
                  <w:b w:val="false"/>
                  <w:bCs w:val="false"/>
                  <w:sz w:val="16"/>
                  <w:szCs w:val="16"/>
                </w:rPr>
                <w:t xml:space="preserve">β2-adrenoceptor</w:t>
              </w:r>
            </w:ins>
          </w:p>
        </w:tc>
        <w:tc>
          <w:tcPr>
            <w:tcW w:w="1050" w:type="dxa"/>
            <w:tcBorders>
              <w:top w:val="single" w:sz="2" w:space="0" w:color="E4E0EA"/>
              <w:bottom w:val="single" w:sz="2" w:space="0" w:color="E4E0EA"/>
            </w:tcBorders>
            <w:shd w:fill="FFFFFF" w:val="clear"/>
          </w:tcPr>
          <w:p>
            <w:pPr>
              <w:pStyle w:val="Normal"/>
              <w:spacing w:lineRule="auto" w:line="240" w:before="0" w:after="0"/>
              <w:rPr>
                <w:ins w:id="1731" w:author="Hossein Batebi" w:date="2026-09-26T00:00:00Z"/>
              </w:rPr>
            </w:pPr>
            <w:ins w:id="1730" w:author="Hossein Batebi" w:date="2026-09-26T00:00:00Z">
              <w:r>
                <w:rPr>
                  <w:rFonts w:eastAsia="Times New Roman" w:cs="Arial"/>
                  <w:b w:val="false"/>
                  <w:bCs w:val="false"/>
                  <w:sz w:val="16"/>
                  <w:szCs w:val="16"/>
                </w:rPr>
                <w:t xml:space="preserve">8GGK:R</w:t>
              </w:r>
            </w:ins>
          </w:p>
        </w:tc>
        <w:tc>
          <w:tcPr>
            <w:tcW w:w="1100" w:type="dxa"/>
            <w:tcBorders>
              <w:top w:val="single" w:sz="2" w:space="0" w:color="E4E0EA"/>
              <w:bottom w:val="single" w:sz="2" w:space="0" w:color="E4E0EA"/>
            </w:tcBorders>
            <w:shd w:fill="FFFFFF" w:val="clear"/>
          </w:tcPr>
          <w:p>
            <w:pPr>
              <w:pStyle w:val="Normal"/>
              <w:spacing w:lineRule="auto" w:line="240" w:before="0" w:after="0"/>
              <w:rPr>
                <w:ins w:id="1733" w:author="Hossein Batebi" w:date="2026-09-26T00:00:00Z"/>
              </w:rPr>
            </w:pPr>
            <w:ins w:id="1732" w:author="Hossein Batebi" w:date="2026-09-26T00:00:00Z">
              <w:r>
                <w:rPr>
                  <w:rFonts w:eastAsia="Times New Roman" w:cs="Arial"/>
                  <w:b w:val="false"/>
                  <w:bCs w:val="false"/>
                  <w:sz w:val="16"/>
                  <w:szCs w:val="16"/>
                </w:rPr>
                <w:t xml:space="preserve">Electron microscopy</w:t>
              </w:r>
            </w:ins>
          </w:p>
        </w:tc>
        <w:tc>
          <w:tcPr>
            <w:tcW w:w="2360" w:type="dxa"/>
            <w:tcBorders>
              <w:top w:val="single" w:sz="2" w:space="0" w:color="E4E0EA"/>
              <w:bottom w:val="single" w:sz="2" w:space="0" w:color="E4E0EA"/>
            </w:tcBorders>
            <w:shd w:fill="FFFFFF" w:val="clear"/>
          </w:tcPr>
          <w:p>
            <w:pPr>
              <w:pStyle w:val="Normal"/>
              <w:spacing w:lineRule="auto" w:line="240" w:before="0" w:after="0"/>
              <w:rPr>
                <w:ins w:id="1735" w:author="Hossein Batebi" w:date="2026-09-26T00:00:00Z"/>
              </w:rPr>
            </w:pPr>
            <w:ins w:id="1734" w:author="Hossein Batebi" w:date="2026-09-26T00:00:00Z">
              <w:r>
                <w:rPr>
                  <w:rFonts w:eastAsia="Times New Roman" w:cs="Arial"/>
                  <w:b w:val="false"/>
                  <w:bCs w:val="false"/>
                  <w:sz w:val="16"/>
                  <w:szCs w:val="16"/>
                </w:rPr>
                <w:t xml:space="preserve">Receptor-focused or local reconstruction, transducer-containing specimen</w:t>
              </w:r>
            </w:ins>
          </w:p>
        </w:tc>
        <w:tc>
          <w:tcPr>
            <w:tcW w:w="3600" w:type="dxa"/>
            <w:tcBorders>
              <w:top w:val="single" w:sz="2" w:space="0" w:color="E4E0EA"/>
              <w:bottom w:val="single" w:sz="2" w:space="0" w:color="E4E0EA"/>
            </w:tcBorders>
            <w:shd w:fill="FFFFFF" w:val="clear"/>
          </w:tcPr>
          <w:p>
            <w:pPr>
              <w:pStyle w:val="Normal"/>
              <w:spacing w:lineRule="auto" w:line="240" w:before="0" w:after="0"/>
              <w:rPr>
                <w:ins w:id="1737" w:author="Hossein Batebi" w:date="2026-09-26T00:00:00Z"/>
              </w:rPr>
            </w:pPr>
            <w:ins w:id="1736" w:author="Hossein Batebi" w:date="2026-09-26T00:00:00Z">
              <w:r>
                <w:rPr>
                  <w:rFonts w:eastAsia="Times New Roman" w:cs="Arial"/>
                  <w:b w:val="false"/>
                  <w:bCs w:val="false"/>
                  <w:sz w:val="16"/>
                  <w:szCs w:val="16"/>
                </w:rPr>
                <w:t xml:space="preserve">PDB title explicitly states locally refined receptor from beta2AR-Gs complex transition intermediate.</w:t>
              </w:r>
            </w:ins>
          </w:p>
        </w:tc>
      </w:tr>
      <w:tr>
        <w:trPr/>
        <w:tc>
          <w:tcPr>
            <w:tcW w:w="1250" w:type="dxa"/>
            <w:tcBorders>
              <w:top w:val="single" w:sz="2" w:space="0" w:color="E4E0EA"/>
              <w:bottom w:val="single" w:sz="2" w:space="0" w:color="E4E0EA"/>
            </w:tcBorders>
            <w:shd w:fill="FFFFFF" w:val="clear"/>
          </w:tcPr>
          <w:p>
            <w:pPr>
              <w:pStyle w:val="Normal"/>
              <w:spacing w:lineRule="auto" w:line="240" w:before="0" w:after="0"/>
              <w:rPr>
                <w:ins w:id="1739" w:author="Hossein Batebi" w:date="2026-09-26T00:00:00Z"/>
              </w:rPr>
            </w:pPr>
            <w:ins w:id="1738" w:author="Hossein Batebi" w:date="2026-09-26T00:00:00Z">
              <w:r>
                <w:rPr>
                  <w:rFonts w:eastAsia="Times New Roman" w:cs="Arial"/>
                  <w:b w:val="false"/>
                  <w:bCs w:val="false"/>
                  <w:sz w:val="16"/>
                  <w:szCs w:val="16"/>
                </w:rPr>
                <w:t xml:space="preserve">β2-adrenoceptor</w:t>
              </w:r>
            </w:ins>
          </w:p>
        </w:tc>
        <w:tc>
          <w:tcPr>
            <w:tcW w:w="1050" w:type="dxa"/>
            <w:tcBorders>
              <w:top w:val="single" w:sz="2" w:space="0" w:color="E4E0EA"/>
              <w:bottom w:val="single" w:sz="2" w:space="0" w:color="E4E0EA"/>
            </w:tcBorders>
            <w:shd w:fill="FFFFFF" w:val="clear"/>
          </w:tcPr>
          <w:p>
            <w:pPr>
              <w:pStyle w:val="Normal"/>
              <w:spacing w:lineRule="auto" w:line="240" w:before="0" w:after="0"/>
              <w:rPr>
                <w:ins w:id="1741" w:author="Hossein Batebi" w:date="2026-09-26T00:00:00Z"/>
              </w:rPr>
            </w:pPr>
            <w:ins w:id="1740" w:author="Hossein Batebi" w:date="2026-09-26T00:00:00Z">
              <w:r>
                <w:rPr>
                  <w:rFonts w:eastAsia="Times New Roman" w:cs="Arial"/>
                  <w:b w:val="false"/>
                  <w:bCs w:val="false"/>
                  <w:sz w:val="16"/>
                  <w:szCs w:val="16"/>
                </w:rPr>
                <w:t xml:space="preserve">8GGL:R</w:t>
              </w:r>
            </w:ins>
          </w:p>
        </w:tc>
        <w:tc>
          <w:tcPr>
            <w:tcW w:w="1100" w:type="dxa"/>
            <w:tcBorders>
              <w:top w:val="single" w:sz="2" w:space="0" w:color="E4E0EA"/>
              <w:bottom w:val="single" w:sz="2" w:space="0" w:color="E4E0EA"/>
            </w:tcBorders>
            <w:shd w:fill="FFFFFF" w:val="clear"/>
          </w:tcPr>
          <w:p>
            <w:pPr>
              <w:pStyle w:val="Normal"/>
              <w:spacing w:lineRule="auto" w:line="240" w:before="0" w:after="0"/>
              <w:rPr>
                <w:ins w:id="1743" w:author="Hossein Batebi" w:date="2026-09-26T00:00:00Z"/>
              </w:rPr>
            </w:pPr>
            <w:ins w:id="1742" w:author="Hossein Batebi" w:date="2026-09-26T00:00:00Z">
              <w:r>
                <w:rPr>
                  <w:rFonts w:eastAsia="Times New Roman" w:cs="Arial"/>
                  <w:b w:val="false"/>
                  <w:bCs w:val="false"/>
                  <w:sz w:val="16"/>
                  <w:szCs w:val="16"/>
                </w:rPr>
                <w:t xml:space="preserve">Electron microscopy</w:t>
              </w:r>
            </w:ins>
          </w:p>
        </w:tc>
        <w:tc>
          <w:tcPr>
            <w:tcW w:w="2360" w:type="dxa"/>
            <w:tcBorders>
              <w:top w:val="single" w:sz="2" w:space="0" w:color="E4E0EA"/>
              <w:bottom w:val="single" w:sz="2" w:space="0" w:color="E4E0EA"/>
            </w:tcBorders>
            <w:shd w:fill="FFFFFF" w:val="clear"/>
          </w:tcPr>
          <w:p>
            <w:pPr>
              <w:pStyle w:val="Normal"/>
              <w:spacing w:lineRule="auto" w:line="240" w:before="0" w:after="0"/>
              <w:rPr>
                <w:ins w:id="1745" w:author="Hossein Batebi" w:date="2026-09-26T00:00:00Z"/>
              </w:rPr>
            </w:pPr>
            <w:ins w:id="1744" w:author="Hossein Batebi" w:date="2026-09-26T00:00:00Z">
              <w:r>
                <w:rPr>
                  <w:rFonts w:eastAsia="Times New Roman" w:cs="Arial"/>
                  <w:b w:val="false"/>
                  <w:bCs w:val="false"/>
                  <w:sz w:val="16"/>
                  <w:szCs w:val="16"/>
                </w:rPr>
                <w:t xml:space="preserve">Receptor-focused or local reconstruction, transducer-containing specimen</w:t>
              </w:r>
            </w:ins>
          </w:p>
        </w:tc>
        <w:tc>
          <w:tcPr>
            <w:tcW w:w="3600" w:type="dxa"/>
            <w:tcBorders>
              <w:top w:val="single" w:sz="2" w:space="0" w:color="E4E0EA"/>
              <w:bottom w:val="single" w:sz="2" w:space="0" w:color="E4E0EA"/>
            </w:tcBorders>
            <w:shd w:fill="FFFFFF" w:val="clear"/>
          </w:tcPr>
          <w:p>
            <w:pPr>
              <w:pStyle w:val="Normal"/>
              <w:spacing w:lineRule="auto" w:line="240" w:before="0" w:after="0"/>
              <w:rPr>
                <w:ins w:id="1747" w:author="Hossein Batebi" w:date="2026-09-26T00:00:00Z"/>
              </w:rPr>
            </w:pPr>
            <w:ins w:id="1746" w:author="Hossein Batebi" w:date="2026-09-26T00:00:00Z">
              <w:r>
                <w:rPr>
                  <w:rFonts w:eastAsia="Times New Roman" w:cs="Arial"/>
                  <w:b w:val="false"/>
                  <w:bCs w:val="false"/>
                  <w:sz w:val="16"/>
                  <w:szCs w:val="16"/>
                </w:rPr>
                <w:t xml:space="preserve">PDB title explicitly states locally refined receptor from beta2AR-Gs complex transition intermediate.</w:t>
              </w:r>
            </w:ins>
          </w:p>
        </w:tc>
      </w:tr>
      <w:tr>
        <w:trPr/>
        <w:tc>
          <w:tcPr>
            <w:tcW w:w="1250" w:type="dxa"/>
            <w:tcBorders>
              <w:top w:val="single" w:sz="2" w:space="0" w:color="E4E0EA"/>
              <w:bottom w:val="single" w:sz="2" w:space="0" w:color="E4E0EA"/>
            </w:tcBorders>
            <w:shd w:fill="FFFFFF" w:val="clear"/>
          </w:tcPr>
          <w:p>
            <w:pPr>
              <w:pStyle w:val="Normal"/>
              <w:spacing w:lineRule="auto" w:line="240" w:before="0" w:after="0"/>
              <w:rPr>
                <w:ins w:id="1749" w:author="Hossein Batebi" w:date="2026-09-26T00:00:00Z"/>
              </w:rPr>
            </w:pPr>
            <w:ins w:id="1748" w:author="Hossein Batebi" w:date="2026-09-26T00:00:00Z">
              <w:r>
                <w:rPr>
                  <w:rFonts w:eastAsia="Times New Roman" w:cs="Arial"/>
                  <w:b w:val="false"/>
                  <w:bCs w:val="false"/>
                  <w:sz w:val="16"/>
                  <w:szCs w:val="16"/>
                </w:rPr>
                <w:t xml:space="preserve">β2-adrenoceptor</w:t>
              </w:r>
            </w:ins>
          </w:p>
        </w:tc>
        <w:tc>
          <w:tcPr>
            <w:tcW w:w="1050" w:type="dxa"/>
            <w:tcBorders>
              <w:top w:val="single" w:sz="2" w:space="0" w:color="E4E0EA"/>
              <w:bottom w:val="single" w:sz="2" w:space="0" w:color="E4E0EA"/>
            </w:tcBorders>
            <w:shd w:fill="FFFFFF" w:val="clear"/>
          </w:tcPr>
          <w:p>
            <w:pPr>
              <w:pStyle w:val="Normal"/>
              <w:spacing w:lineRule="auto" w:line="240" w:before="0" w:after="0"/>
              <w:rPr>
                <w:ins w:id="1751" w:author="Hossein Batebi" w:date="2026-09-26T00:00:00Z"/>
              </w:rPr>
            </w:pPr>
            <w:ins w:id="1750" w:author="Hossein Batebi" w:date="2026-09-26T00:00:00Z">
              <w:r>
                <w:rPr>
                  <w:rFonts w:eastAsia="Times New Roman" w:cs="Arial"/>
                  <w:b w:val="false"/>
                  <w:bCs w:val="false"/>
                  <w:sz w:val="16"/>
                  <w:szCs w:val="16"/>
                </w:rPr>
                <w:t xml:space="preserve">8GGM:R</w:t>
              </w:r>
            </w:ins>
          </w:p>
        </w:tc>
        <w:tc>
          <w:tcPr>
            <w:tcW w:w="1100" w:type="dxa"/>
            <w:tcBorders>
              <w:top w:val="single" w:sz="2" w:space="0" w:color="E4E0EA"/>
              <w:bottom w:val="single" w:sz="2" w:space="0" w:color="E4E0EA"/>
            </w:tcBorders>
            <w:shd w:fill="FFFFFF" w:val="clear"/>
          </w:tcPr>
          <w:p>
            <w:pPr>
              <w:pStyle w:val="Normal"/>
              <w:spacing w:lineRule="auto" w:line="240" w:before="0" w:after="0"/>
              <w:rPr>
                <w:ins w:id="1753" w:author="Hossein Batebi" w:date="2026-09-26T00:00:00Z"/>
              </w:rPr>
            </w:pPr>
            <w:ins w:id="1752" w:author="Hossein Batebi" w:date="2026-09-26T00:00:00Z">
              <w:r>
                <w:rPr>
                  <w:rFonts w:eastAsia="Times New Roman" w:cs="Arial"/>
                  <w:b w:val="false"/>
                  <w:bCs w:val="false"/>
                  <w:sz w:val="16"/>
                  <w:szCs w:val="16"/>
                </w:rPr>
                <w:t xml:space="preserve">Electron microscopy</w:t>
              </w:r>
            </w:ins>
          </w:p>
        </w:tc>
        <w:tc>
          <w:tcPr>
            <w:tcW w:w="2360" w:type="dxa"/>
            <w:tcBorders>
              <w:top w:val="single" w:sz="2" w:space="0" w:color="E4E0EA"/>
              <w:bottom w:val="single" w:sz="2" w:space="0" w:color="E4E0EA"/>
            </w:tcBorders>
            <w:shd w:fill="FFFFFF" w:val="clear"/>
          </w:tcPr>
          <w:p>
            <w:pPr>
              <w:pStyle w:val="Normal"/>
              <w:spacing w:lineRule="auto" w:line="240" w:before="0" w:after="0"/>
              <w:rPr>
                <w:ins w:id="1755" w:author="Hossein Batebi" w:date="2026-09-26T00:00:00Z"/>
              </w:rPr>
            </w:pPr>
            <w:ins w:id="1754" w:author="Hossein Batebi" w:date="2026-09-26T00:00:00Z">
              <w:r>
                <w:rPr>
                  <w:rFonts w:eastAsia="Times New Roman" w:cs="Arial"/>
                  <w:b w:val="false"/>
                  <w:bCs w:val="false"/>
                  <w:sz w:val="16"/>
                  <w:szCs w:val="16"/>
                </w:rPr>
                <w:t xml:space="preserve">Receptor-focused or local reconstruction, transducer-containing specimen</w:t>
              </w:r>
            </w:ins>
          </w:p>
        </w:tc>
        <w:tc>
          <w:tcPr>
            <w:tcW w:w="3600" w:type="dxa"/>
            <w:tcBorders>
              <w:top w:val="single" w:sz="2" w:space="0" w:color="E4E0EA"/>
              <w:bottom w:val="single" w:sz="2" w:space="0" w:color="E4E0EA"/>
            </w:tcBorders>
            <w:shd w:fill="FFFFFF" w:val="clear"/>
          </w:tcPr>
          <w:p>
            <w:pPr>
              <w:pStyle w:val="Normal"/>
              <w:spacing w:lineRule="auto" w:line="240" w:before="0" w:after="0"/>
              <w:rPr>
                <w:ins w:id="1757" w:author="Hossein Batebi" w:date="2026-09-26T00:00:00Z"/>
              </w:rPr>
            </w:pPr>
            <w:ins w:id="1756" w:author="Hossein Batebi" w:date="2026-09-26T00:00:00Z">
              <w:r>
                <w:rPr>
                  <w:rFonts w:eastAsia="Times New Roman" w:cs="Arial"/>
                  <w:b w:val="false"/>
                  <w:bCs w:val="false"/>
                  <w:sz w:val="16"/>
                  <w:szCs w:val="16"/>
                </w:rPr>
                <w:t xml:space="preserve">PDB title explicitly states locally refined receptor from beta2AR-Gs complex transition intermediate.</w:t>
              </w:r>
            </w:ins>
          </w:p>
        </w:tc>
      </w:tr>
      <w:tr>
        <w:trPr/>
        <w:tc>
          <w:tcPr>
            <w:tcW w:w="1250" w:type="dxa"/>
            <w:tcBorders>
              <w:top w:val="single" w:sz="2" w:space="0" w:color="E4E0EA"/>
              <w:bottom w:val="single" w:sz="2" w:space="0" w:color="E4E0EA"/>
            </w:tcBorders>
            <w:shd w:fill="FFFFFF" w:val="clear"/>
          </w:tcPr>
          <w:p>
            <w:pPr>
              <w:pStyle w:val="Normal"/>
              <w:spacing w:lineRule="auto" w:line="240" w:before="0" w:after="0"/>
              <w:rPr>
                <w:ins w:id="1759" w:author="Hossein Batebi" w:date="2026-09-26T00:00:00Z"/>
              </w:rPr>
            </w:pPr>
            <w:ins w:id="1758" w:author="Hossein Batebi" w:date="2026-09-26T00:00:00Z">
              <w:r>
                <w:rPr>
                  <w:rFonts w:eastAsia="Times New Roman" w:cs="Arial"/>
                  <w:b w:val="false"/>
                  <w:bCs w:val="false"/>
                  <w:sz w:val="16"/>
                  <w:szCs w:val="16"/>
                </w:rPr>
                <w:t xml:space="preserve">β2-adrenoceptor</w:t>
              </w:r>
            </w:ins>
          </w:p>
        </w:tc>
        <w:tc>
          <w:tcPr>
            <w:tcW w:w="1050" w:type="dxa"/>
            <w:tcBorders>
              <w:top w:val="single" w:sz="2" w:space="0" w:color="E4E0EA"/>
              <w:bottom w:val="single" w:sz="2" w:space="0" w:color="E4E0EA"/>
            </w:tcBorders>
            <w:shd w:fill="FFFFFF" w:val="clear"/>
          </w:tcPr>
          <w:p>
            <w:pPr>
              <w:pStyle w:val="Normal"/>
              <w:spacing w:lineRule="auto" w:line="240" w:before="0" w:after="0"/>
              <w:rPr>
                <w:ins w:id="1761" w:author="Hossein Batebi" w:date="2026-09-26T00:00:00Z"/>
              </w:rPr>
            </w:pPr>
            <w:ins w:id="1760" w:author="Hossein Batebi" w:date="2026-09-26T00:00:00Z">
              <w:r>
                <w:rPr>
                  <w:rFonts w:eastAsia="Times New Roman" w:cs="Arial"/>
                  <w:b w:val="false"/>
                  <w:bCs w:val="false"/>
                  <w:sz w:val="16"/>
                  <w:szCs w:val="16"/>
                </w:rPr>
                <w:t xml:space="preserve">8GGN:R</w:t>
              </w:r>
            </w:ins>
          </w:p>
        </w:tc>
        <w:tc>
          <w:tcPr>
            <w:tcW w:w="1100" w:type="dxa"/>
            <w:tcBorders>
              <w:top w:val="single" w:sz="2" w:space="0" w:color="E4E0EA"/>
              <w:bottom w:val="single" w:sz="2" w:space="0" w:color="E4E0EA"/>
            </w:tcBorders>
            <w:shd w:fill="FFFFFF" w:val="clear"/>
          </w:tcPr>
          <w:p>
            <w:pPr>
              <w:pStyle w:val="Normal"/>
              <w:spacing w:lineRule="auto" w:line="240" w:before="0" w:after="0"/>
              <w:rPr>
                <w:ins w:id="1763" w:author="Hossein Batebi" w:date="2026-09-26T00:00:00Z"/>
              </w:rPr>
            </w:pPr>
            <w:ins w:id="1762" w:author="Hossein Batebi" w:date="2026-09-26T00:00:00Z">
              <w:r>
                <w:rPr>
                  <w:rFonts w:eastAsia="Times New Roman" w:cs="Arial"/>
                  <w:b w:val="false"/>
                  <w:bCs w:val="false"/>
                  <w:sz w:val="16"/>
                  <w:szCs w:val="16"/>
                </w:rPr>
                <w:t xml:space="preserve">Electron microscopy</w:t>
              </w:r>
            </w:ins>
          </w:p>
        </w:tc>
        <w:tc>
          <w:tcPr>
            <w:tcW w:w="2360" w:type="dxa"/>
            <w:tcBorders>
              <w:top w:val="single" w:sz="2" w:space="0" w:color="E4E0EA"/>
              <w:bottom w:val="single" w:sz="2" w:space="0" w:color="E4E0EA"/>
            </w:tcBorders>
            <w:shd w:fill="FFFFFF" w:val="clear"/>
          </w:tcPr>
          <w:p>
            <w:pPr>
              <w:pStyle w:val="Normal"/>
              <w:spacing w:lineRule="auto" w:line="240" w:before="0" w:after="0"/>
              <w:rPr>
                <w:ins w:id="1765" w:author="Hossein Batebi" w:date="2026-09-26T00:00:00Z"/>
              </w:rPr>
            </w:pPr>
            <w:ins w:id="1764" w:author="Hossein Batebi" w:date="2026-09-26T00:00:00Z">
              <w:r>
                <w:rPr>
                  <w:rFonts w:eastAsia="Times New Roman" w:cs="Arial"/>
                  <w:b w:val="false"/>
                  <w:bCs w:val="false"/>
                  <w:sz w:val="16"/>
                  <w:szCs w:val="16"/>
                </w:rPr>
                <w:t xml:space="preserve">Receptor-focused or local reconstruction, transducer-containing specimen</w:t>
              </w:r>
            </w:ins>
          </w:p>
        </w:tc>
        <w:tc>
          <w:tcPr>
            <w:tcW w:w="3600" w:type="dxa"/>
            <w:tcBorders>
              <w:top w:val="single" w:sz="2" w:space="0" w:color="E4E0EA"/>
              <w:bottom w:val="single" w:sz="2" w:space="0" w:color="E4E0EA"/>
            </w:tcBorders>
            <w:shd w:fill="FFFFFF" w:val="clear"/>
          </w:tcPr>
          <w:p>
            <w:pPr>
              <w:pStyle w:val="Normal"/>
              <w:spacing w:lineRule="auto" w:line="240" w:before="0" w:after="0"/>
              <w:rPr>
                <w:ins w:id="1767" w:author="Hossein Batebi" w:date="2026-09-26T00:00:00Z"/>
              </w:rPr>
            </w:pPr>
            <w:ins w:id="1766" w:author="Hossein Batebi" w:date="2026-09-26T00:00:00Z">
              <w:r>
                <w:rPr>
                  <w:rFonts w:eastAsia="Times New Roman" w:cs="Arial"/>
                  <w:b w:val="false"/>
                  <w:bCs w:val="false"/>
                  <w:sz w:val="16"/>
                  <w:szCs w:val="16"/>
                </w:rPr>
                <w:t xml:space="preserve">PDB title explicitly states locally refined receptor from beta2AR-Gs complex transition intermediate.</w:t>
              </w:r>
            </w:ins>
          </w:p>
        </w:tc>
      </w:tr>
      <w:tr>
        <w:trPr/>
        <w:tc>
          <w:tcPr>
            <w:tcW w:w="1250" w:type="dxa"/>
            <w:tcBorders>
              <w:top w:val="single" w:sz="2" w:space="0" w:color="E4E0EA"/>
              <w:bottom w:val="single" w:sz="2" w:space="0" w:color="E4E0EA"/>
            </w:tcBorders>
            <w:shd w:fill="FFFFFF" w:val="clear"/>
          </w:tcPr>
          <w:p>
            <w:pPr>
              <w:pStyle w:val="Normal"/>
              <w:spacing w:lineRule="auto" w:line="240" w:before="0" w:after="0"/>
              <w:rPr>
                <w:ins w:id="1769" w:author="Hossein Batebi" w:date="2026-09-26T00:00:00Z"/>
              </w:rPr>
            </w:pPr>
            <w:ins w:id="1768" w:author="Hossein Batebi" w:date="2026-09-26T00:00:00Z">
              <w:r>
                <w:rPr>
                  <w:rFonts w:eastAsia="Times New Roman" w:cs="Arial"/>
                  <w:b w:val="false"/>
                  <w:bCs w:val="false"/>
                  <w:sz w:val="16"/>
                  <w:szCs w:val="16"/>
                </w:rPr>
                <w:t xml:space="preserve">β2-adrenoceptor</w:t>
              </w:r>
            </w:ins>
          </w:p>
        </w:tc>
        <w:tc>
          <w:tcPr>
            <w:tcW w:w="1050" w:type="dxa"/>
            <w:tcBorders>
              <w:top w:val="single" w:sz="2" w:space="0" w:color="E4E0EA"/>
              <w:bottom w:val="single" w:sz="2" w:space="0" w:color="E4E0EA"/>
            </w:tcBorders>
            <w:shd w:fill="FFFFFF" w:val="clear"/>
          </w:tcPr>
          <w:p>
            <w:pPr>
              <w:pStyle w:val="Normal"/>
              <w:spacing w:lineRule="auto" w:line="240" w:before="0" w:after="0"/>
              <w:rPr>
                <w:ins w:id="1771" w:author="Hossein Batebi" w:date="2026-09-26T00:00:00Z"/>
              </w:rPr>
            </w:pPr>
            <w:ins w:id="1770" w:author="Hossein Batebi" w:date="2026-09-26T00:00:00Z">
              <w:r>
                <w:rPr>
                  <w:rFonts w:eastAsia="Times New Roman" w:cs="Arial"/>
                  <w:b w:val="false"/>
                  <w:bCs w:val="false"/>
                  <w:sz w:val="16"/>
                  <w:szCs w:val="16"/>
                </w:rPr>
                <w:t xml:space="preserve">8GGO:R</w:t>
              </w:r>
            </w:ins>
          </w:p>
        </w:tc>
        <w:tc>
          <w:tcPr>
            <w:tcW w:w="1100" w:type="dxa"/>
            <w:tcBorders>
              <w:top w:val="single" w:sz="2" w:space="0" w:color="E4E0EA"/>
              <w:bottom w:val="single" w:sz="2" w:space="0" w:color="E4E0EA"/>
            </w:tcBorders>
            <w:shd w:fill="FFFFFF" w:val="clear"/>
          </w:tcPr>
          <w:p>
            <w:pPr>
              <w:pStyle w:val="Normal"/>
              <w:spacing w:lineRule="auto" w:line="240" w:before="0" w:after="0"/>
              <w:rPr>
                <w:ins w:id="1773" w:author="Hossein Batebi" w:date="2026-09-26T00:00:00Z"/>
              </w:rPr>
            </w:pPr>
            <w:ins w:id="1772" w:author="Hossein Batebi" w:date="2026-09-26T00:00:00Z">
              <w:r>
                <w:rPr>
                  <w:rFonts w:eastAsia="Times New Roman" w:cs="Arial"/>
                  <w:b w:val="false"/>
                  <w:bCs w:val="false"/>
                  <w:sz w:val="16"/>
                  <w:szCs w:val="16"/>
                </w:rPr>
                <w:t xml:space="preserve">Electron microscopy</w:t>
              </w:r>
            </w:ins>
          </w:p>
        </w:tc>
        <w:tc>
          <w:tcPr>
            <w:tcW w:w="2360" w:type="dxa"/>
            <w:tcBorders>
              <w:top w:val="single" w:sz="2" w:space="0" w:color="E4E0EA"/>
              <w:bottom w:val="single" w:sz="2" w:space="0" w:color="E4E0EA"/>
            </w:tcBorders>
            <w:shd w:fill="FFFFFF" w:val="clear"/>
          </w:tcPr>
          <w:p>
            <w:pPr>
              <w:pStyle w:val="Normal"/>
              <w:spacing w:lineRule="auto" w:line="240" w:before="0" w:after="0"/>
              <w:rPr>
                <w:ins w:id="1775" w:author="Hossein Batebi" w:date="2026-09-26T00:00:00Z"/>
              </w:rPr>
            </w:pPr>
            <w:ins w:id="1774" w:author="Hossein Batebi" w:date="2026-09-26T00:00:00Z">
              <w:r>
                <w:rPr>
                  <w:rFonts w:eastAsia="Times New Roman" w:cs="Arial"/>
                  <w:b w:val="false"/>
                  <w:bCs w:val="false"/>
                  <w:sz w:val="16"/>
                  <w:szCs w:val="16"/>
                </w:rPr>
                <w:t xml:space="preserve">Receptor-focused or local reconstruction, transducer-containing specimen</w:t>
              </w:r>
            </w:ins>
          </w:p>
        </w:tc>
        <w:tc>
          <w:tcPr>
            <w:tcW w:w="3600" w:type="dxa"/>
            <w:tcBorders>
              <w:top w:val="single" w:sz="2" w:space="0" w:color="E4E0EA"/>
              <w:bottom w:val="single" w:sz="2" w:space="0" w:color="E4E0EA"/>
            </w:tcBorders>
            <w:shd w:fill="FFFFFF" w:val="clear"/>
          </w:tcPr>
          <w:p>
            <w:pPr>
              <w:pStyle w:val="Normal"/>
              <w:spacing w:lineRule="auto" w:line="240" w:before="0" w:after="0"/>
              <w:rPr>
                <w:ins w:id="1777" w:author="Hossein Batebi" w:date="2026-09-26T00:00:00Z"/>
              </w:rPr>
            </w:pPr>
            <w:ins w:id="1776" w:author="Hossein Batebi" w:date="2026-09-26T00:00:00Z">
              <w:r>
                <w:rPr>
                  <w:rFonts w:eastAsia="Times New Roman" w:cs="Arial"/>
                  <w:b w:val="false"/>
                  <w:bCs w:val="false"/>
                  <w:sz w:val="16"/>
                  <w:szCs w:val="16"/>
                </w:rPr>
                <w:t xml:space="preserve">PDB title explicitly states locally refined receptor from beta2AR-Gs complex transition intermediate.</w:t>
              </w:r>
            </w:ins>
          </w:p>
        </w:tc>
      </w:tr>
      <w:tr>
        <w:trPr/>
        <w:tc>
          <w:tcPr>
            <w:tcW w:w="1250" w:type="dxa"/>
            <w:tcBorders>
              <w:top w:val="single" w:sz="2" w:space="0" w:color="E4E0EA"/>
              <w:bottom w:val="single" w:sz="2" w:space="0" w:color="E4E0EA"/>
            </w:tcBorders>
            <w:shd w:fill="FFFFFF" w:val="clear"/>
          </w:tcPr>
          <w:p>
            <w:pPr>
              <w:pStyle w:val="Normal"/>
              <w:spacing w:lineRule="auto" w:line="240" w:before="0" w:after="0"/>
              <w:rPr>
                <w:ins w:id="1779" w:author="Hossein Batebi" w:date="2026-09-26T00:00:00Z"/>
              </w:rPr>
            </w:pPr>
            <w:ins w:id="1778" w:author="Hossein Batebi" w:date="2026-09-26T00:00:00Z">
              <w:r>
                <w:rPr>
                  <w:rFonts w:eastAsia="Times New Roman" w:cs="Arial"/>
                  <w:b w:val="false"/>
                  <w:bCs w:val="false"/>
                  <w:sz w:val="16"/>
                  <w:szCs w:val="16"/>
                </w:rPr>
                <w:t xml:space="preserve">β2-adrenoceptor</w:t>
              </w:r>
            </w:ins>
          </w:p>
        </w:tc>
        <w:tc>
          <w:tcPr>
            <w:tcW w:w="1050" w:type="dxa"/>
            <w:tcBorders>
              <w:top w:val="single" w:sz="2" w:space="0" w:color="E4E0EA"/>
              <w:bottom w:val="single" w:sz="2" w:space="0" w:color="E4E0EA"/>
            </w:tcBorders>
            <w:shd w:fill="FFFFFF" w:val="clear"/>
          </w:tcPr>
          <w:p>
            <w:pPr>
              <w:pStyle w:val="Normal"/>
              <w:spacing w:lineRule="auto" w:line="240" w:before="0" w:after="0"/>
              <w:rPr>
                <w:ins w:id="1781" w:author="Hossein Batebi" w:date="2026-09-26T00:00:00Z"/>
              </w:rPr>
            </w:pPr>
            <w:ins w:id="1780" w:author="Hossein Batebi" w:date="2026-09-26T00:00:00Z">
              <w:r>
                <w:rPr>
                  <w:rFonts w:eastAsia="Times New Roman" w:cs="Arial"/>
                  <w:b w:val="false"/>
                  <w:bCs w:val="false"/>
                  <w:sz w:val="16"/>
                  <w:szCs w:val="16"/>
                </w:rPr>
                <w:t xml:space="preserve">8GGP:R</w:t>
              </w:r>
            </w:ins>
          </w:p>
        </w:tc>
        <w:tc>
          <w:tcPr>
            <w:tcW w:w="1100" w:type="dxa"/>
            <w:tcBorders>
              <w:top w:val="single" w:sz="2" w:space="0" w:color="E4E0EA"/>
              <w:bottom w:val="single" w:sz="2" w:space="0" w:color="E4E0EA"/>
            </w:tcBorders>
            <w:shd w:fill="FFFFFF" w:val="clear"/>
          </w:tcPr>
          <w:p>
            <w:pPr>
              <w:pStyle w:val="Normal"/>
              <w:spacing w:lineRule="auto" w:line="240" w:before="0" w:after="0"/>
              <w:rPr>
                <w:ins w:id="1783" w:author="Hossein Batebi" w:date="2026-09-26T00:00:00Z"/>
              </w:rPr>
            </w:pPr>
            <w:ins w:id="1782" w:author="Hossein Batebi" w:date="2026-09-26T00:00:00Z">
              <w:r>
                <w:rPr>
                  <w:rFonts w:eastAsia="Times New Roman" w:cs="Arial"/>
                  <w:b w:val="false"/>
                  <w:bCs w:val="false"/>
                  <w:sz w:val="16"/>
                  <w:szCs w:val="16"/>
                </w:rPr>
                <w:t xml:space="preserve">Electron microscopy</w:t>
              </w:r>
            </w:ins>
          </w:p>
        </w:tc>
        <w:tc>
          <w:tcPr>
            <w:tcW w:w="2360" w:type="dxa"/>
            <w:tcBorders>
              <w:top w:val="single" w:sz="2" w:space="0" w:color="E4E0EA"/>
              <w:bottom w:val="single" w:sz="2" w:space="0" w:color="E4E0EA"/>
            </w:tcBorders>
            <w:shd w:fill="FFFFFF" w:val="clear"/>
          </w:tcPr>
          <w:p>
            <w:pPr>
              <w:pStyle w:val="Normal"/>
              <w:spacing w:lineRule="auto" w:line="240" w:before="0" w:after="0"/>
              <w:rPr>
                <w:ins w:id="1785" w:author="Hossein Batebi" w:date="2026-09-26T00:00:00Z"/>
              </w:rPr>
            </w:pPr>
            <w:ins w:id="1784" w:author="Hossein Batebi" w:date="2026-09-26T00:00:00Z">
              <w:r>
                <w:rPr>
                  <w:rFonts w:eastAsia="Times New Roman" w:cs="Arial"/>
                  <w:b w:val="false"/>
                  <w:bCs w:val="false"/>
                  <w:sz w:val="16"/>
                  <w:szCs w:val="16"/>
                </w:rPr>
                <w:t xml:space="preserve">Receptor-focused or local reconstruction, transducer-containing specimen</w:t>
              </w:r>
            </w:ins>
          </w:p>
        </w:tc>
        <w:tc>
          <w:tcPr>
            <w:tcW w:w="3600" w:type="dxa"/>
            <w:tcBorders>
              <w:top w:val="single" w:sz="2" w:space="0" w:color="E4E0EA"/>
              <w:bottom w:val="single" w:sz="2" w:space="0" w:color="E4E0EA"/>
            </w:tcBorders>
            <w:shd w:fill="FFFFFF" w:val="clear"/>
          </w:tcPr>
          <w:p>
            <w:pPr>
              <w:pStyle w:val="Normal"/>
              <w:spacing w:lineRule="auto" w:line="240" w:before="0" w:after="0"/>
              <w:rPr>
                <w:ins w:id="1787" w:author="Hossein Batebi" w:date="2026-09-26T00:00:00Z"/>
              </w:rPr>
            </w:pPr>
            <w:ins w:id="1786" w:author="Hossein Batebi" w:date="2026-09-26T00:00:00Z">
              <w:r>
                <w:rPr>
                  <w:rFonts w:eastAsia="Times New Roman" w:cs="Arial"/>
                  <w:b w:val="false"/>
                  <w:bCs w:val="false"/>
                  <w:sz w:val="16"/>
                  <w:szCs w:val="16"/>
                </w:rPr>
                <w:t xml:space="preserve">PDB title explicitly states locally refined receptor from beta2AR-Gs complex transition intermediate.</w:t>
              </w:r>
            </w:ins>
          </w:p>
        </w:tc>
      </w:tr>
      <w:tr>
        <w:trPr/>
        <w:tc>
          <w:tcPr>
            <w:tcW w:w="1250" w:type="dxa"/>
            <w:tcBorders>
              <w:top w:val="single" w:sz="2" w:space="0" w:color="E4E0EA"/>
              <w:bottom w:val="single" w:sz="2" w:space="0" w:color="E4E0EA"/>
            </w:tcBorders>
            <w:shd w:fill="FFFFFF" w:val="clear"/>
          </w:tcPr>
          <w:p>
            <w:pPr>
              <w:pStyle w:val="Normal"/>
              <w:spacing w:lineRule="auto" w:line="240" w:before="0" w:after="0"/>
              <w:rPr>
                <w:ins w:id="1789" w:author="Hossein Batebi" w:date="2026-09-26T00:00:00Z"/>
              </w:rPr>
            </w:pPr>
            <w:ins w:id="1788" w:author="Hossein Batebi" w:date="2026-09-26T00:00:00Z">
              <w:r>
                <w:rPr>
                  <w:rFonts w:eastAsia="Times New Roman" w:cs="Arial"/>
                  <w:b w:val="false"/>
                  <w:bCs w:val="false"/>
                  <w:sz w:val="16"/>
                  <w:szCs w:val="16"/>
                </w:rPr>
                <w:t xml:space="preserve">β2-adrenoceptor</w:t>
              </w:r>
            </w:ins>
          </w:p>
        </w:tc>
        <w:tc>
          <w:tcPr>
            <w:tcW w:w="1050" w:type="dxa"/>
            <w:tcBorders>
              <w:top w:val="single" w:sz="2" w:space="0" w:color="E4E0EA"/>
              <w:bottom w:val="single" w:sz="2" w:space="0" w:color="E4E0EA"/>
            </w:tcBorders>
            <w:shd w:fill="FFFFFF" w:val="clear"/>
          </w:tcPr>
          <w:p>
            <w:pPr>
              <w:pStyle w:val="Normal"/>
              <w:spacing w:lineRule="auto" w:line="240" w:before="0" w:after="0"/>
              <w:rPr>
                <w:ins w:id="1791" w:author="Hossein Batebi" w:date="2026-09-26T00:00:00Z"/>
              </w:rPr>
            </w:pPr>
            <w:ins w:id="1790" w:author="Hossein Batebi" w:date="2026-09-26T00:00:00Z">
              <w:r>
                <w:rPr>
                  <w:rFonts w:eastAsia="Times New Roman" w:cs="Arial"/>
                  <w:b w:val="false"/>
                  <w:bCs w:val="false"/>
                  <w:sz w:val="16"/>
                  <w:szCs w:val="16"/>
                </w:rPr>
                <w:t xml:space="preserve">8GGQ:R</w:t>
              </w:r>
            </w:ins>
          </w:p>
        </w:tc>
        <w:tc>
          <w:tcPr>
            <w:tcW w:w="1100" w:type="dxa"/>
            <w:tcBorders>
              <w:top w:val="single" w:sz="2" w:space="0" w:color="E4E0EA"/>
              <w:bottom w:val="single" w:sz="2" w:space="0" w:color="E4E0EA"/>
            </w:tcBorders>
            <w:shd w:fill="FFFFFF" w:val="clear"/>
          </w:tcPr>
          <w:p>
            <w:pPr>
              <w:pStyle w:val="Normal"/>
              <w:spacing w:lineRule="auto" w:line="240" w:before="0" w:after="0"/>
              <w:rPr>
                <w:ins w:id="1793" w:author="Hossein Batebi" w:date="2026-09-26T00:00:00Z"/>
              </w:rPr>
            </w:pPr>
            <w:ins w:id="1792" w:author="Hossein Batebi" w:date="2026-09-26T00:00:00Z">
              <w:r>
                <w:rPr>
                  <w:rFonts w:eastAsia="Times New Roman" w:cs="Arial"/>
                  <w:b w:val="false"/>
                  <w:bCs w:val="false"/>
                  <w:sz w:val="16"/>
                  <w:szCs w:val="16"/>
                </w:rPr>
                <w:t xml:space="preserve">Electron microscopy</w:t>
              </w:r>
            </w:ins>
          </w:p>
        </w:tc>
        <w:tc>
          <w:tcPr>
            <w:tcW w:w="2360" w:type="dxa"/>
            <w:tcBorders>
              <w:top w:val="single" w:sz="2" w:space="0" w:color="E4E0EA"/>
              <w:bottom w:val="single" w:sz="2" w:space="0" w:color="E4E0EA"/>
            </w:tcBorders>
            <w:shd w:fill="FFFFFF" w:val="clear"/>
          </w:tcPr>
          <w:p>
            <w:pPr>
              <w:pStyle w:val="Normal"/>
              <w:spacing w:lineRule="auto" w:line="240" w:before="0" w:after="0"/>
              <w:rPr>
                <w:ins w:id="1795" w:author="Hossein Batebi" w:date="2026-09-26T00:00:00Z"/>
              </w:rPr>
            </w:pPr>
            <w:ins w:id="1794" w:author="Hossein Batebi" w:date="2026-09-26T00:00:00Z">
              <w:r>
                <w:rPr>
                  <w:rFonts w:eastAsia="Times New Roman" w:cs="Arial"/>
                  <w:b w:val="false"/>
                  <w:bCs w:val="false"/>
                  <w:sz w:val="16"/>
                  <w:szCs w:val="16"/>
                </w:rPr>
                <w:t xml:space="preserve">Receptor-focused or local reconstruction, transducer-containing specimen</w:t>
              </w:r>
            </w:ins>
          </w:p>
        </w:tc>
        <w:tc>
          <w:tcPr>
            <w:tcW w:w="3600" w:type="dxa"/>
            <w:tcBorders>
              <w:top w:val="single" w:sz="2" w:space="0" w:color="E4E0EA"/>
              <w:bottom w:val="single" w:sz="2" w:space="0" w:color="E4E0EA"/>
            </w:tcBorders>
            <w:shd w:fill="FFFFFF" w:val="clear"/>
          </w:tcPr>
          <w:p>
            <w:pPr>
              <w:pStyle w:val="Normal"/>
              <w:spacing w:lineRule="auto" w:line="240" w:before="0" w:after="0"/>
              <w:rPr>
                <w:ins w:id="1797" w:author="Hossein Batebi" w:date="2026-09-26T00:00:00Z"/>
              </w:rPr>
            </w:pPr>
            <w:ins w:id="1796" w:author="Hossein Batebi" w:date="2026-09-26T00:00:00Z">
              <w:r>
                <w:rPr>
                  <w:rFonts w:eastAsia="Times New Roman" w:cs="Arial"/>
                  <w:b w:val="false"/>
                  <w:bCs w:val="false"/>
                  <w:sz w:val="16"/>
                  <w:szCs w:val="16"/>
                </w:rPr>
                <w:t xml:space="preserve">PDB title explicitly states locally refined receptor from beta2AR-Gs complex transition intermediate.</w:t>
              </w:r>
            </w:ins>
          </w:p>
        </w:tc>
      </w:tr>
      <w:tr>
        <w:trPr/>
        <w:tc>
          <w:tcPr>
            <w:tcW w:w="1250" w:type="dxa"/>
            <w:tcBorders>
              <w:top w:val="single" w:sz="2" w:space="0" w:color="E4E0EA"/>
              <w:bottom w:val="single" w:sz="2" w:space="0" w:color="E4E0EA"/>
            </w:tcBorders>
            <w:shd w:fill="FFFFFF" w:val="clear"/>
          </w:tcPr>
          <w:p>
            <w:pPr>
              <w:pStyle w:val="Normal"/>
              <w:spacing w:lineRule="auto" w:line="240" w:before="0" w:after="0"/>
              <w:rPr>
                <w:ins w:id="1799" w:author="Hossein Batebi" w:date="2026-09-26T00:00:00Z"/>
              </w:rPr>
            </w:pPr>
            <w:ins w:id="1798" w:author="Hossein Batebi" w:date="2026-09-26T00:00:00Z">
              <w:r>
                <w:rPr>
                  <w:rFonts w:eastAsia="Times New Roman" w:cs="Arial"/>
                  <w:b w:val="false"/>
                  <w:bCs w:val="false"/>
                  <w:sz w:val="16"/>
                  <w:szCs w:val="16"/>
                </w:rPr>
                <w:t xml:space="preserve">β2-adrenoceptor</w:t>
              </w:r>
            </w:ins>
          </w:p>
        </w:tc>
        <w:tc>
          <w:tcPr>
            <w:tcW w:w="1050" w:type="dxa"/>
            <w:tcBorders>
              <w:top w:val="single" w:sz="2" w:space="0" w:color="E4E0EA"/>
              <w:bottom w:val="single" w:sz="2" w:space="0" w:color="E4E0EA"/>
            </w:tcBorders>
            <w:shd w:fill="FFFFFF" w:val="clear"/>
          </w:tcPr>
          <w:p>
            <w:pPr>
              <w:pStyle w:val="Normal"/>
              <w:spacing w:lineRule="auto" w:line="240" w:before="0" w:after="0"/>
              <w:rPr>
                <w:ins w:id="1801" w:author="Hossein Batebi" w:date="2026-09-26T00:00:00Z"/>
              </w:rPr>
            </w:pPr>
            <w:ins w:id="1800" w:author="Hossein Batebi" w:date="2026-09-26T00:00:00Z">
              <w:r>
                <w:rPr>
                  <w:rFonts w:eastAsia="Times New Roman" w:cs="Arial"/>
                  <w:b w:val="false"/>
                  <w:bCs w:val="false"/>
                  <w:sz w:val="16"/>
                  <w:szCs w:val="16"/>
                </w:rPr>
                <w:t xml:space="preserve">8GGR:R</w:t>
              </w:r>
            </w:ins>
          </w:p>
        </w:tc>
        <w:tc>
          <w:tcPr>
            <w:tcW w:w="1100" w:type="dxa"/>
            <w:tcBorders>
              <w:top w:val="single" w:sz="2" w:space="0" w:color="E4E0EA"/>
              <w:bottom w:val="single" w:sz="2" w:space="0" w:color="E4E0EA"/>
            </w:tcBorders>
            <w:shd w:fill="FFFFFF" w:val="clear"/>
          </w:tcPr>
          <w:p>
            <w:pPr>
              <w:pStyle w:val="Normal"/>
              <w:spacing w:lineRule="auto" w:line="240" w:before="0" w:after="0"/>
              <w:rPr>
                <w:ins w:id="1803" w:author="Hossein Batebi" w:date="2026-09-26T00:00:00Z"/>
              </w:rPr>
            </w:pPr>
            <w:ins w:id="1802" w:author="Hossein Batebi" w:date="2026-09-26T00:00:00Z">
              <w:r>
                <w:rPr>
                  <w:rFonts w:eastAsia="Times New Roman" w:cs="Arial"/>
                  <w:b w:val="false"/>
                  <w:bCs w:val="false"/>
                  <w:sz w:val="16"/>
                  <w:szCs w:val="16"/>
                </w:rPr>
                <w:t xml:space="preserve">Electron microscopy</w:t>
              </w:r>
            </w:ins>
          </w:p>
        </w:tc>
        <w:tc>
          <w:tcPr>
            <w:tcW w:w="2360" w:type="dxa"/>
            <w:tcBorders>
              <w:top w:val="single" w:sz="2" w:space="0" w:color="E4E0EA"/>
              <w:bottom w:val="single" w:sz="2" w:space="0" w:color="E4E0EA"/>
            </w:tcBorders>
            <w:shd w:fill="FFFFFF" w:val="clear"/>
          </w:tcPr>
          <w:p>
            <w:pPr>
              <w:pStyle w:val="Normal"/>
              <w:spacing w:lineRule="auto" w:line="240" w:before="0" w:after="0"/>
              <w:rPr>
                <w:ins w:id="1805" w:author="Hossein Batebi" w:date="2026-09-26T00:00:00Z"/>
              </w:rPr>
            </w:pPr>
            <w:ins w:id="1804" w:author="Hossein Batebi" w:date="2026-09-26T00:00:00Z">
              <w:r>
                <w:rPr>
                  <w:rFonts w:eastAsia="Times New Roman" w:cs="Arial"/>
                  <w:b w:val="false"/>
                  <w:bCs w:val="false"/>
                  <w:sz w:val="16"/>
                  <w:szCs w:val="16"/>
                </w:rPr>
                <w:t xml:space="preserve">Receptor-focused or local reconstruction, transducer-containing specimen</w:t>
              </w:r>
            </w:ins>
          </w:p>
        </w:tc>
        <w:tc>
          <w:tcPr>
            <w:tcW w:w="3600" w:type="dxa"/>
            <w:tcBorders>
              <w:top w:val="single" w:sz="2" w:space="0" w:color="E4E0EA"/>
              <w:bottom w:val="single" w:sz="2" w:space="0" w:color="E4E0EA"/>
            </w:tcBorders>
            <w:shd w:fill="FFFFFF" w:val="clear"/>
          </w:tcPr>
          <w:p>
            <w:pPr>
              <w:pStyle w:val="Normal"/>
              <w:spacing w:lineRule="auto" w:line="240" w:before="0" w:after="0"/>
              <w:rPr>
                <w:ins w:id="1807" w:author="Hossein Batebi" w:date="2026-09-26T00:00:00Z"/>
              </w:rPr>
            </w:pPr>
            <w:ins w:id="1806" w:author="Hossein Batebi" w:date="2026-09-26T00:00:00Z">
              <w:r>
                <w:rPr>
                  <w:rFonts w:eastAsia="Times New Roman" w:cs="Arial"/>
                  <w:b w:val="false"/>
                  <w:bCs w:val="false"/>
                  <w:sz w:val="16"/>
                  <w:szCs w:val="16"/>
                </w:rPr>
                <w:t xml:space="preserve">PDB title explicitly states locally refined receptor from beta2AR-Gs complex transition intermediate.</w:t>
              </w:r>
            </w:ins>
          </w:p>
        </w:tc>
      </w:tr>
      <w:tr>
        <w:trPr/>
        <w:tc>
          <w:tcPr>
            <w:tcW w:w="1250" w:type="dxa"/>
            <w:tcBorders>
              <w:top w:val="single" w:sz="2" w:space="0" w:color="E4E0EA"/>
              <w:bottom w:val="single" w:sz="2" w:space="0" w:color="E4E0EA"/>
            </w:tcBorders>
            <w:shd w:fill="FFFFFF" w:val="clear"/>
          </w:tcPr>
          <w:p>
            <w:pPr>
              <w:pStyle w:val="Normal"/>
              <w:spacing w:lineRule="auto" w:line="240" w:before="0" w:after="0"/>
              <w:rPr>
                <w:ins w:id="1809" w:author="Hossein Batebi" w:date="2026-09-26T00:00:00Z"/>
              </w:rPr>
            </w:pPr>
            <w:ins w:id="1808" w:author="Hossein Batebi" w:date="2026-09-26T00:00:00Z">
              <w:r>
                <w:rPr>
                  <w:rFonts w:eastAsia="Times New Roman" w:cs="Arial"/>
                  <w:b w:val="false"/>
                  <w:bCs w:val="false"/>
                  <w:sz w:val="16"/>
                  <w:szCs w:val="16"/>
                </w:rPr>
                <w:t xml:space="preserve">β2-adrenoceptor</w:t>
              </w:r>
            </w:ins>
          </w:p>
        </w:tc>
        <w:tc>
          <w:tcPr>
            <w:tcW w:w="1050" w:type="dxa"/>
            <w:tcBorders>
              <w:top w:val="single" w:sz="2" w:space="0" w:color="E4E0EA"/>
              <w:bottom w:val="single" w:sz="2" w:space="0" w:color="E4E0EA"/>
            </w:tcBorders>
            <w:shd w:fill="FFFFFF" w:val="clear"/>
          </w:tcPr>
          <w:p>
            <w:pPr>
              <w:pStyle w:val="Normal"/>
              <w:spacing w:lineRule="auto" w:line="240" w:before="0" w:after="0"/>
              <w:rPr>
                <w:ins w:id="1811" w:author="Hossein Batebi" w:date="2026-09-26T00:00:00Z"/>
              </w:rPr>
            </w:pPr>
            <w:ins w:id="1810" w:author="Hossein Batebi" w:date="2026-09-26T00:00:00Z">
              <w:r>
                <w:rPr>
                  <w:rFonts w:eastAsia="Times New Roman" w:cs="Arial"/>
                  <w:b w:val="false"/>
                  <w:bCs w:val="false"/>
                  <w:sz w:val="16"/>
                  <w:szCs w:val="16"/>
                </w:rPr>
                <w:t xml:space="preserve">8GGS:R</w:t>
              </w:r>
            </w:ins>
          </w:p>
        </w:tc>
        <w:tc>
          <w:tcPr>
            <w:tcW w:w="1100" w:type="dxa"/>
            <w:tcBorders>
              <w:top w:val="single" w:sz="2" w:space="0" w:color="E4E0EA"/>
              <w:bottom w:val="single" w:sz="2" w:space="0" w:color="E4E0EA"/>
            </w:tcBorders>
            <w:shd w:fill="FFFFFF" w:val="clear"/>
          </w:tcPr>
          <w:p>
            <w:pPr>
              <w:pStyle w:val="Normal"/>
              <w:spacing w:lineRule="auto" w:line="240" w:before="0" w:after="0"/>
              <w:rPr>
                <w:ins w:id="1813" w:author="Hossein Batebi" w:date="2026-09-26T00:00:00Z"/>
              </w:rPr>
            </w:pPr>
            <w:ins w:id="1812" w:author="Hossein Batebi" w:date="2026-09-26T00:00:00Z">
              <w:r>
                <w:rPr>
                  <w:rFonts w:eastAsia="Times New Roman" w:cs="Arial"/>
                  <w:b w:val="false"/>
                  <w:bCs w:val="false"/>
                  <w:sz w:val="16"/>
                  <w:szCs w:val="16"/>
                </w:rPr>
                <w:t xml:space="preserve">Electron microscopy</w:t>
              </w:r>
            </w:ins>
          </w:p>
        </w:tc>
        <w:tc>
          <w:tcPr>
            <w:tcW w:w="2360" w:type="dxa"/>
            <w:tcBorders>
              <w:top w:val="single" w:sz="2" w:space="0" w:color="E4E0EA"/>
              <w:bottom w:val="single" w:sz="2" w:space="0" w:color="E4E0EA"/>
            </w:tcBorders>
            <w:shd w:fill="FFFFFF" w:val="clear"/>
          </w:tcPr>
          <w:p>
            <w:pPr>
              <w:pStyle w:val="Normal"/>
              <w:spacing w:lineRule="auto" w:line="240" w:before="0" w:after="0"/>
              <w:rPr>
                <w:ins w:id="1815" w:author="Hossein Batebi" w:date="2026-09-26T00:00:00Z"/>
              </w:rPr>
            </w:pPr>
            <w:ins w:id="1814" w:author="Hossein Batebi" w:date="2026-09-26T00:00:00Z">
              <w:r>
                <w:rPr>
                  <w:rFonts w:eastAsia="Times New Roman" w:cs="Arial"/>
                  <w:b w:val="false"/>
                  <w:bCs w:val="false"/>
                  <w:sz w:val="16"/>
                  <w:szCs w:val="16"/>
                </w:rPr>
                <w:t xml:space="preserve">Receptor-focused or local reconstruction, transducer-containing specimen</w:t>
              </w:r>
            </w:ins>
          </w:p>
        </w:tc>
        <w:tc>
          <w:tcPr>
            <w:tcW w:w="3600" w:type="dxa"/>
            <w:tcBorders>
              <w:top w:val="single" w:sz="2" w:space="0" w:color="E4E0EA"/>
              <w:bottom w:val="single" w:sz="2" w:space="0" w:color="E4E0EA"/>
            </w:tcBorders>
            <w:shd w:fill="FFFFFF" w:val="clear"/>
          </w:tcPr>
          <w:p>
            <w:pPr>
              <w:pStyle w:val="Normal"/>
              <w:spacing w:lineRule="auto" w:line="240" w:before="0" w:after="0"/>
              <w:rPr>
                <w:ins w:id="1817" w:author="Hossein Batebi" w:date="2026-09-26T00:00:00Z"/>
              </w:rPr>
            </w:pPr>
            <w:ins w:id="1816" w:author="Hossein Batebi" w:date="2026-09-26T00:00:00Z">
              <w:r>
                <w:rPr>
                  <w:rFonts w:eastAsia="Times New Roman" w:cs="Arial"/>
                  <w:b w:val="false"/>
                  <w:bCs w:val="false"/>
                  <w:sz w:val="16"/>
                  <w:szCs w:val="16"/>
                </w:rPr>
                <w:t xml:space="preserve">PDB title explicitly states locally refined receptor from beta2AR-Gs complex transition intermediate.</w:t>
              </w:r>
            </w:ins>
          </w:p>
        </w:tc>
      </w:tr>
      <w:tr>
        <w:trPr/>
        <w:tc>
          <w:tcPr>
            <w:tcW w:w="1250" w:type="dxa"/>
            <w:tcBorders>
              <w:top w:val="single" w:sz="2" w:space="0" w:color="E4E0EA"/>
              <w:bottom w:val="single" w:sz="2" w:space="0" w:color="E4E0EA"/>
            </w:tcBorders>
            <w:shd w:fill="FFFFFF" w:val="clear"/>
          </w:tcPr>
          <w:p>
            <w:pPr>
              <w:pStyle w:val="Normal"/>
              <w:spacing w:lineRule="auto" w:line="240" w:before="0" w:after="0"/>
              <w:rPr>
                <w:ins w:id="1819" w:author="Hossein Batebi" w:date="2026-09-26T00:00:00Z"/>
              </w:rPr>
            </w:pPr>
            <w:ins w:id="1818" w:author="Hossein Batebi" w:date="2026-09-26T00:00:00Z">
              <w:r>
                <w:rPr>
                  <w:rFonts w:eastAsia="Times New Roman" w:cs="Arial"/>
                  <w:b w:val="false"/>
                  <w:bCs w:val="false"/>
                  <w:sz w:val="16"/>
                  <w:szCs w:val="16"/>
                </w:rPr>
                <w:t xml:space="preserve">β2-adrenoceptor</w:t>
              </w:r>
            </w:ins>
          </w:p>
        </w:tc>
        <w:tc>
          <w:tcPr>
            <w:tcW w:w="1050" w:type="dxa"/>
            <w:tcBorders>
              <w:top w:val="single" w:sz="2" w:space="0" w:color="E4E0EA"/>
              <w:bottom w:val="single" w:sz="2" w:space="0" w:color="E4E0EA"/>
            </w:tcBorders>
            <w:shd w:fill="FFFFFF" w:val="clear"/>
          </w:tcPr>
          <w:p>
            <w:pPr>
              <w:pStyle w:val="Normal"/>
              <w:spacing w:lineRule="auto" w:line="240" w:before="0" w:after="0"/>
              <w:rPr>
                <w:ins w:id="1821" w:author="Hossein Batebi" w:date="2026-09-26T00:00:00Z"/>
              </w:rPr>
            </w:pPr>
            <w:ins w:id="1820" w:author="Hossein Batebi" w:date="2026-09-26T00:00:00Z">
              <w:r>
                <w:rPr>
                  <w:rFonts w:eastAsia="Times New Roman" w:cs="Arial"/>
                  <w:b w:val="false"/>
                  <w:bCs w:val="false"/>
                  <w:sz w:val="16"/>
                  <w:szCs w:val="16"/>
                </w:rPr>
                <w:t xml:space="preserve">8GGT:R</w:t>
              </w:r>
            </w:ins>
          </w:p>
        </w:tc>
        <w:tc>
          <w:tcPr>
            <w:tcW w:w="1100" w:type="dxa"/>
            <w:tcBorders>
              <w:top w:val="single" w:sz="2" w:space="0" w:color="E4E0EA"/>
              <w:bottom w:val="single" w:sz="2" w:space="0" w:color="E4E0EA"/>
            </w:tcBorders>
            <w:shd w:fill="FFFFFF" w:val="clear"/>
          </w:tcPr>
          <w:p>
            <w:pPr>
              <w:pStyle w:val="Normal"/>
              <w:spacing w:lineRule="auto" w:line="240" w:before="0" w:after="0"/>
              <w:rPr>
                <w:ins w:id="1823" w:author="Hossein Batebi" w:date="2026-09-26T00:00:00Z"/>
              </w:rPr>
            </w:pPr>
            <w:ins w:id="1822" w:author="Hossein Batebi" w:date="2026-09-26T00:00:00Z">
              <w:r>
                <w:rPr>
                  <w:rFonts w:eastAsia="Times New Roman" w:cs="Arial"/>
                  <w:b w:val="false"/>
                  <w:bCs w:val="false"/>
                  <w:sz w:val="16"/>
                  <w:szCs w:val="16"/>
                </w:rPr>
                <w:t xml:space="preserve">Electron microscopy</w:t>
              </w:r>
            </w:ins>
          </w:p>
        </w:tc>
        <w:tc>
          <w:tcPr>
            <w:tcW w:w="2360" w:type="dxa"/>
            <w:tcBorders>
              <w:top w:val="single" w:sz="2" w:space="0" w:color="E4E0EA"/>
              <w:bottom w:val="single" w:sz="2" w:space="0" w:color="E4E0EA"/>
            </w:tcBorders>
            <w:shd w:fill="FFFFFF" w:val="clear"/>
          </w:tcPr>
          <w:p>
            <w:pPr>
              <w:pStyle w:val="Normal"/>
              <w:spacing w:lineRule="auto" w:line="240" w:before="0" w:after="0"/>
              <w:rPr>
                <w:ins w:id="1825" w:author="Hossein Batebi" w:date="2026-09-26T00:00:00Z"/>
              </w:rPr>
            </w:pPr>
            <w:ins w:id="1824" w:author="Hossein Batebi" w:date="2026-09-26T00:00:00Z">
              <w:r>
                <w:rPr>
                  <w:rFonts w:eastAsia="Times New Roman" w:cs="Arial"/>
                  <w:b w:val="false"/>
                  <w:bCs w:val="false"/>
                  <w:sz w:val="16"/>
                  <w:szCs w:val="16"/>
                </w:rPr>
                <w:t xml:space="preserve">Receptor-focused or local reconstruction, transducer-containing specimen</w:t>
              </w:r>
            </w:ins>
          </w:p>
        </w:tc>
        <w:tc>
          <w:tcPr>
            <w:tcW w:w="3600" w:type="dxa"/>
            <w:tcBorders>
              <w:top w:val="single" w:sz="2" w:space="0" w:color="E4E0EA"/>
              <w:bottom w:val="single" w:sz="2" w:space="0" w:color="E4E0EA"/>
            </w:tcBorders>
            <w:shd w:fill="FFFFFF" w:val="clear"/>
          </w:tcPr>
          <w:p>
            <w:pPr>
              <w:pStyle w:val="Normal"/>
              <w:spacing w:lineRule="auto" w:line="240" w:before="0" w:after="0"/>
              <w:rPr>
                <w:ins w:id="1827" w:author="Hossein Batebi" w:date="2026-09-26T00:00:00Z"/>
              </w:rPr>
            </w:pPr>
            <w:ins w:id="1826" w:author="Hossein Batebi" w:date="2026-09-26T00:00:00Z">
              <w:r>
                <w:rPr>
                  <w:rFonts w:eastAsia="Times New Roman" w:cs="Arial"/>
                  <w:b w:val="false"/>
                  <w:bCs w:val="false"/>
                  <w:sz w:val="16"/>
                  <w:szCs w:val="16"/>
                </w:rPr>
                <w:t xml:space="preserve">PDB title explicitly states locally refined receptor from beta2AR-Gs complex transition intermediate.</w:t>
              </w:r>
            </w:ins>
          </w:p>
        </w:tc>
      </w:tr>
      <w:tr>
        <w:trPr/>
        <w:tc>
          <w:tcPr>
            <w:tcW w:w="1250" w:type="dxa"/>
            <w:tcBorders>
              <w:top w:val="single" w:sz="2" w:space="0" w:color="E4E0EA"/>
              <w:bottom w:val="single" w:sz="2" w:space="0" w:color="E4E0EA"/>
            </w:tcBorders>
            <w:shd w:fill="FFFFFF" w:val="clear"/>
          </w:tcPr>
          <w:p>
            <w:pPr>
              <w:pStyle w:val="Normal"/>
              <w:spacing w:lineRule="auto" w:line="240" w:before="0" w:after="0"/>
              <w:rPr>
                <w:ins w:id="1829" w:author="Hossein Batebi" w:date="2026-09-26T00:00:00Z"/>
              </w:rPr>
            </w:pPr>
            <w:ins w:id="1828" w:author="Hossein Batebi" w:date="2026-09-26T00:00:00Z">
              <w:r>
                <w:rPr>
                  <w:rFonts w:eastAsia="Times New Roman" w:cs="Arial"/>
                  <w:b w:val="false"/>
                  <w:bCs w:val="false"/>
                  <w:sz w:val="16"/>
                  <w:szCs w:val="16"/>
                </w:rPr>
                <w:t xml:space="preserve">β2-adrenoceptor</w:t>
              </w:r>
            </w:ins>
          </w:p>
        </w:tc>
        <w:tc>
          <w:tcPr>
            <w:tcW w:w="1050" w:type="dxa"/>
            <w:tcBorders>
              <w:top w:val="single" w:sz="2" w:space="0" w:color="E4E0EA"/>
              <w:bottom w:val="single" w:sz="2" w:space="0" w:color="E4E0EA"/>
            </w:tcBorders>
            <w:shd w:fill="FFFFFF" w:val="clear"/>
          </w:tcPr>
          <w:p>
            <w:pPr>
              <w:pStyle w:val="Normal"/>
              <w:spacing w:lineRule="auto" w:line="240" w:before="0" w:after="0"/>
              <w:rPr>
                <w:ins w:id="1831" w:author="Hossein Batebi" w:date="2026-09-26T00:00:00Z"/>
              </w:rPr>
            </w:pPr>
            <w:ins w:id="1830" w:author="Hossein Batebi" w:date="2026-09-26T00:00:00Z">
              <w:r>
                <w:rPr>
                  <w:rFonts w:eastAsia="Times New Roman" w:cs="Arial"/>
                  <w:b w:val="false"/>
                  <w:bCs w:val="false"/>
                  <w:sz w:val="16"/>
                  <w:szCs w:val="16"/>
                </w:rPr>
                <w:t xml:space="preserve">8GGU:R</w:t>
              </w:r>
            </w:ins>
          </w:p>
        </w:tc>
        <w:tc>
          <w:tcPr>
            <w:tcW w:w="1100" w:type="dxa"/>
            <w:tcBorders>
              <w:top w:val="single" w:sz="2" w:space="0" w:color="E4E0EA"/>
              <w:bottom w:val="single" w:sz="2" w:space="0" w:color="E4E0EA"/>
            </w:tcBorders>
            <w:shd w:fill="FFFFFF" w:val="clear"/>
          </w:tcPr>
          <w:p>
            <w:pPr>
              <w:pStyle w:val="Normal"/>
              <w:spacing w:lineRule="auto" w:line="240" w:before="0" w:after="0"/>
              <w:rPr>
                <w:ins w:id="1833" w:author="Hossein Batebi" w:date="2026-09-26T00:00:00Z"/>
              </w:rPr>
            </w:pPr>
            <w:ins w:id="1832" w:author="Hossein Batebi" w:date="2026-09-26T00:00:00Z">
              <w:r>
                <w:rPr>
                  <w:rFonts w:eastAsia="Times New Roman" w:cs="Arial"/>
                  <w:b w:val="false"/>
                  <w:bCs w:val="false"/>
                  <w:sz w:val="16"/>
                  <w:szCs w:val="16"/>
                </w:rPr>
                <w:t xml:space="preserve">Electron microscopy</w:t>
              </w:r>
            </w:ins>
          </w:p>
        </w:tc>
        <w:tc>
          <w:tcPr>
            <w:tcW w:w="2360" w:type="dxa"/>
            <w:tcBorders>
              <w:top w:val="single" w:sz="2" w:space="0" w:color="E4E0EA"/>
              <w:bottom w:val="single" w:sz="2" w:space="0" w:color="E4E0EA"/>
            </w:tcBorders>
            <w:shd w:fill="FFFFFF" w:val="clear"/>
          </w:tcPr>
          <w:p>
            <w:pPr>
              <w:pStyle w:val="Normal"/>
              <w:spacing w:lineRule="auto" w:line="240" w:before="0" w:after="0"/>
              <w:rPr>
                <w:ins w:id="1835" w:author="Hossein Batebi" w:date="2026-09-26T00:00:00Z"/>
              </w:rPr>
            </w:pPr>
            <w:ins w:id="1834" w:author="Hossein Batebi" w:date="2026-09-26T00:00:00Z">
              <w:r>
                <w:rPr>
                  <w:rFonts w:eastAsia="Times New Roman" w:cs="Arial"/>
                  <w:b w:val="false"/>
                  <w:bCs w:val="false"/>
                  <w:sz w:val="16"/>
                  <w:szCs w:val="16"/>
                </w:rPr>
                <w:t xml:space="preserve">Receptor-focused or local reconstruction, transducer-containing specimen</w:t>
              </w:r>
            </w:ins>
          </w:p>
        </w:tc>
        <w:tc>
          <w:tcPr>
            <w:tcW w:w="3600" w:type="dxa"/>
            <w:tcBorders>
              <w:top w:val="single" w:sz="2" w:space="0" w:color="E4E0EA"/>
              <w:bottom w:val="single" w:sz="2" w:space="0" w:color="E4E0EA"/>
            </w:tcBorders>
            <w:shd w:fill="FFFFFF" w:val="clear"/>
          </w:tcPr>
          <w:p>
            <w:pPr>
              <w:pStyle w:val="Normal"/>
              <w:spacing w:lineRule="auto" w:line="240" w:before="0" w:after="0"/>
              <w:rPr>
                <w:ins w:id="1837" w:author="Hossein Batebi" w:date="2026-09-26T00:00:00Z"/>
              </w:rPr>
            </w:pPr>
            <w:ins w:id="1836" w:author="Hossein Batebi" w:date="2026-09-26T00:00:00Z">
              <w:r>
                <w:rPr>
                  <w:rFonts w:eastAsia="Times New Roman" w:cs="Arial"/>
                  <w:b w:val="false"/>
                  <w:bCs w:val="false"/>
                  <w:sz w:val="16"/>
                  <w:szCs w:val="16"/>
                </w:rPr>
                <w:t xml:space="preserve">PDB title explicitly states locally refined receptor from beta2AR-Gs complex transition intermediate.</w:t>
              </w:r>
            </w:ins>
          </w:p>
        </w:tc>
      </w:tr>
      <w:tr>
        <w:trPr/>
        <w:tc>
          <w:tcPr>
            <w:tcW w:w="1250" w:type="dxa"/>
            <w:tcBorders>
              <w:top w:val="single" w:sz="2" w:space="0" w:color="E4E0EA"/>
              <w:bottom w:val="single" w:sz="2" w:space="0" w:color="E4E0EA"/>
            </w:tcBorders>
            <w:shd w:fill="FFFFFF" w:val="clear"/>
          </w:tcPr>
          <w:p>
            <w:pPr>
              <w:pStyle w:val="Normal"/>
              <w:spacing w:lineRule="auto" w:line="240" w:before="0" w:after="0"/>
              <w:rPr>
                <w:ins w:id="1839" w:author="Hossein Batebi" w:date="2026-09-26T00:00:00Z"/>
              </w:rPr>
            </w:pPr>
            <w:ins w:id="1838" w:author="Hossein Batebi" w:date="2026-09-26T00:00:00Z">
              <w:r>
                <w:rPr>
                  <w:rFonts w:eastAsia="Times New Roman" w:cs="Arial"/>
                  <w:b w:val="false"/>
                  <w:bCs w:val="false"/>
                  <w:sz w:val="16"/>
                  <w:szCs w:val="16"/>
                </w:rPr>
                <w:t xml:space="preserve">β2-adrenoceptor</w:t>
              </w:r>
            </w:ins>
          </w:p>
        </w:tc>
        <w:tc>
          <w:tcPr>
            <w:tcW w:w="1050" w:type="dxa"/>
            <w:tcBorders>
              <w:top w:val="single" w:sz="2" w:space="0" w:color="E4E0EA"/>
              <w:bottom w:val="single" w:sz="2" w:space="0" w:color="E4E0EA"/>
            </w:tcBorders>
            <w:shd w:fill="FFFFFF" w:val="clear"/>
          </w:tcPr>
          <w:p>
            <w:pPr>
              <w:pStyle w:val="Normal"/>
              <w:spacing w:lineRule="auto" w:line="240" w:before="0" w:after="0"/>
              <w:rPr>
                <w:ins w:id="1841" w:author="Hossein Batebi" w:date="2026-09-26T00:00:00Z"/>
              </w:rPr>
            </w:pPr>
            <w:ins w:id="1840" w:author="Hossein Batebi" w:date="2026-09-26T00:00:00Z">
              <w:r>
                <w:rPr>
                  <w:rFonts w:eastAsia="Times New Roman" w:cs="Arial"/>
                  <w:b w:val="false"/>
                  <w:bCs w:val="false"/>
                  <w:sz w:val="16"/>
                  <w:szCs w:val="16"/>
                </w:rPr>
                <w:t xml:space="preserve">8GGV:R</w:t>
              </w:r>
            </w:ins>
          </w:p>
        </w:tc>
        <w:tc>
          <w:tcPr>
            <w:tcW w:w="1100" w:type="dxa"/>
            <w:tcBorders>
              <w:top w:val="single" w:sz="2" w:space="0" w:color="E4E0EA"/>
              <w:bottom w:val="single" w:sz="2" w:space="0" w:color="E4E0EA"/>
            </w:tcBorders>
            <w:shd w:fill="FFFFFF" w:val="clear"/>
          </w:tcPr>
          <w:p>
            <w:pPr>
              <w:pStyle w:val="Normal"/>
              <w:spacing w:lineRule="auto" w:line="240" w:before="0" w:after="0"/>
              <w:rPr>
                <w:ins w:id="1843" w:author="Hossein Batebi" w:date="2026-09-26T00:00:00Z"/>
              </w:rPr>
            </w:pPr>
            <w:ins w:id="1842" w:author="Hossein Batebi" w:date="2026-09-26T00:00:00Z">
              <w:r>
                <w:rPr>
                  <w:rFonts w:eastAsia="Times New Roman" w:cs="Arial"/>
                  <w:b w:val="false"/>
                  <w:bCs w:val="false"/>
                  <w:sz w:val="16"/>
                  <w:szCs w:val="16"/>
                </w:rPr>
                <w:t xml:space="preserve">Electron microscopy</w:t>
              </w:r>
            </w:ins>
          </w:p>
        </w:tc>
        <w:tc>
          <w:tcPr>
            <w:tcW w:w="2360" w:type="dxa"/>
            <w:tcBorders>
              <w:top w:val="single" w:sz="2" w:space="0" w:color="E4E0EA"/>
              <w:bottom w:val="single" w:sz="2" w:space="0" w:color="E4E0EA"/>
            </w:tcBorders>
            <w:shd w:fill="FFFFFF" w:val="clear"/>
          </w:tcPr>
          <w:p>
            <w:pPr>
              <w:pStyle w:val="Normal"/>
              <w:spacing w:lineRule="auto" w:line="240" w:before="0" w:after="0"/>
              <w:rPr>
                <w:ins w:id="1845" w:author="Hossein Batebi" w:date="2026-09-26T00:00:00Z"/>
              </w:rPr>
            </w:pPr>
            <w:ins w:id="1844" w:author="Hossein Batebi" w:date="2026-09-26T00:00:00Z">
              <w:r>
                <w:rPr>
                  <w:rFonts w:eastAsia="Times New Roman" w:cs="Arial"/>
                  <w:b w:val="false"/>
                  <w:bCs w:val="false"/>
                  <w:sz w:val="16"/>
                  <w:szCs w:val="16"/>
                </w:rPr>
                <w:t xml:space="preserve">Receptor-focused or local reconstruction, transducer-containing specimen</w:t>
              </w:r>
            </w:ins>
          </w:p>
        </w:tc>
        <w:tc>
          <w:tcPr>
            <w:tcW w:w="3600" w:type="dxa"/>
            <w:tcBorders>
              <w:top w:val="single" w:sz="2" w:space="0" w:color="E4E0EA"/>
              <w:bottom w:val="single" w:sz="2" w:space="0" w:color="E4E0EA"/>
            </w:tcBorders>
            <w:shd w:fill="FFFFFF" w:val="clear"/>
          </w:tcPr>
          <w:p>
            <w:pPr>
              <w:pStyle w:val="Normal"/>
              <w:spacing w:lineRule="auto" w:line="240" w:before="0" w:after="0"/>
              <w:rPr>
                <w:ins w:id="1847" w:author="Hossein Batebi" w:date="2026-09-26T00:00:00Z"/>
              </w:rPr>
            </w:pPr>
            <w:ins w:id="1846" w:author="Hossein Batebi" w:date="2026-09-26T00:00:00Z">
              <w:r>
                <w:rPr>
                  <w:rFonts w:eastAsia="Times New Roman" w:cs="Arial"/>
                  <w:b w:val="false"/>
                  <w:bCs w:val="false"/>
                  <w:sz w:val="16"/>
                  <w:szCs w:val="16"/>
                </w:rPr>
                <w:t xml:space="preserve">PDB title explicitly states locally refined receptor from beta2AR-Gs complex transition intermediate.</w:t>
              </w:r>
            </w:ins>
          </w:p>
        </w:tc>
      </w:tr>
      <w:tr>
        <w:trPr/>
        <w:tc>
          <w:tcPr>
            <w:tcW w:w="1250" w:type="dxa"/>
            <w:tcBorders>
              <w:top w:val="single" w:sz="2" w:space="0" w:color="E4E0EA"/>
              <w:bottom w:val="single" w:sz="2" w:space="0" w:color="E4E0EA"/>
            </w:tcBorders>
            <w:shd w:fill="FFFFFF" w:val="clear"/>
          </w:tcPr>
          <w:p>
            <w:pPr>
              <w:pStyle w:val="Normal"/>
              <w:spacing w:lineRule="auto" w:line="240" w:before="0" w:after="0"/>
              <w:rPr>
                <w:ins w:id="1849" w:author="Hossein Batebi" w:date="2026-09-26T00:00:00Z"/>
              </w:rPr>
            </w:pPr>
            <w:ins w:id="1848" w:author="Hossein Batebi" w:date="2026-09-26T00:00:00Z">
              <w:r>
                <w:rPr>
                  <w:rFonts w:eastAsia="Times New Roman" w:cs="Arial"/>
                  <w:b w:val="false"/>
                  <w:bCs w:val="false"/>
                  <w:sz w:val="16"/>
                  <w:szCs w:val="16"/>
                </w:rPr>
                <w:t xml:space="preserve">β2-adrenoceptor</w:t>
              </w:r>
            </w:ins>
          </w:p>
        </w:tc>
        <w:tc>
          <w:tcPr>
            <w:tcW w:w="1050" w:type="dxa"/>
            <w:tcBorders>
              <w:top w:val="single" w:sz="2" w:space="0" w:color="E4E0EA"/>
              <w:bottom w:val="single" w:sz="2" w:space="0" w:color="E4E0EA"/>
            </w:tcBorders>
            <w:shd w:fill="FFFFFF" w:val="clear"/>
          </w:tcPr>
          <w:p>
            <w:pPr>
              <w:pStyle w:val="Normal"/>
              <w:spacing w:lineRule="auto" w:line="240" w:before="0" w:after="0"/>
              <w:rPr>
                <w:ins w:id="1851" w:author="Hossein Batebi" w:date="2026-09-26T00:00:00Z"/>
              </w:rPr>
            </w:pPr>
            <w:ins w:id="1850" w:author="Hossein Batebi" w:date="2026-09-26T00:00:00Z">
              <w:r>
                <w:rPr>
                  <w:rFonts w:eastAsia="Times New Roman" w:cs="Arial"/>
                  <w:b w:val="false"/>
                  <w:bCs w:val="false"/>
                  <w:sz w:val="16"/>
                  <w:szCs w:val="16"/>
                </w:rPr>
                <w:t xml:space="preserve">8GGW:R</w:t>
              </w:r>
            </w:ins>
          </w:p>
        </w:tc>
        <w:tc>
          <w:tcPr>
            <w:tcW w:w="1100" w:type="dxa"/>
            <w:tcBorders>
              <w:top w:val="single" w:sz="2" w:space="0" w:color="E4E0EA"/>
              <w:bottom w:val="single" w:sz="2" w:space="0" w:color="E4E0EA"/>
            </w:tcBorders>
            <w:shd w:fill="FFFFFF" w:val="clear"/>
          </w:tcPr>
          <w:p>
            <w:pPr>
              <w:pStyle w:val="Normal"/>
              <w:spacing w:lineRule="auto" w:line="240" w:before="0" w:after="0"/>
              <w:rPr>
                <w:ins w:id="1853" w:author="Hossein Batebi" w:date="2026-09-26T00:00:00Z"/>
              </w:rPr>
            </w:pPr>
            <w:ins w:id="1852" w:author="Hossein Batebi" w:date="2026-09-26T00:00:00Z">
              <w:r>
                <w:rPr>
                  <w:rFonts w:eastAsia="Times New Roman" w:cs="Arial"/>
                  <w:b w:val="false"/>
                  <w:bCs w:val="false"/>
                  <w:sz w:val="16"/>
                  <w:szCs w:val="16"/>
                </w:rPr>
                <w:t xml:space="preserve">Electron microscopy</w:t>
              </w:r>
            </w:ins>
          </w:p>
        </w:tc>
        <w:tc>
          <w:tcPr>
            <w:tcW w:w="2360" w:type="dxa"/>
            <w:tcBorders>
              <w:top w:val="single" w:sz="2" w:space="0" w:color="E4E0EA"/>
              <w:bottom w:val="single" w:sz="2" w:space="0" w:color="E4E0EA"/>
            </w:tcBorders>
            <w:shd w:fill="FFFFFF" w:val="clear"/>
          </w:tcPr>
          <w:p>
            <w:pPr>
              <w:pStyle w:val="Normal"/>
              <w:spacing w:lineRule="auto" w:line="240" w:before="0" w:after="0"/>
              <w:rPr>
                <w:ins w:id="1855" w:author="Hossein Batebi" w:date="2026-09-26T00:00:00Z"/>
              </w:rPr>
            </w:pPr>
            <w:ins w:id="1854" w:author="Hossein Batebi" w:date="2026-09-26T00:00:00Z">
              <w:r>
                <w:rPr>
                  <w:rFonts w:eastAsia="Times New Roman" w:cs="Arial"/>
                  <w:b w:val="false"/>
                  <w:bCs w:val="false"/>
                  <w:sz w:val="16"/>
                  <w:szCs w:val="16"/>
                </w:rPr>
                <w:t xml:space="preserve">Receptor-focused or local reconstruction, transducer-containing specimen</w:t>
              </w:r>
            </w:ins>
          </w:p>
        </w:tc>
        <w:tc>
          <w:tcPr>
            <w:tcW w:w="3600" w:type="dxa"/>
            <w:tcBorders>
              <w:top w:val="single" w:sz="2" w:space="0" w:color="E4E0EA"/>
              <w:bottom w:val="single" w:sz="2" w:space="0" w:color="E4E0EA"/>
            </w:tcBorders>
            <w:shd w:fill="FFFFFF" w:val="clear"/>
          </w:tcPr>
          <w:p>
            <w:pPr>
              <w:pStyle w:val="Normal"/>
              <w:spacing w:lineRule="auto" w:line="240" w:before="0" w:after="0"/>
              <w:rPr>
                <w:ins w:id="1857" w:author="Hossein Batebi" w:date="2026-09-26T00:00:00Z"/>
              </w:rPr>
            </w:pPr>
            <w:ins w:id="1856" w:author="Hossein Batebi" w:date="2026-09-26T00:00:00Z">
              <w:r>
                <w:rPr>
                  <w:rFonts w:eastAsia="Times New Roman" w:cs="Arial"/>
                  <w:b w:val="false"/>
                  <w:bCs w:val="false"/>
                  <w:sz w:val="16"/>
                  <w:szCs w:val="16"/>
                </w:rPr>
                <w:t xml:space="preserve">PDB title explicitly states locally refined receptor from beta2AR-Gs complex transition intermediate.</w:t>
              </w:r>
            </w:ins>
          </w:p>
        </w:tc>
      </w:tr>
      <w:tr>
        <w:trPr/>
        <w:tc>
          <w:tcPr>
            <w:tcW w:w="1250" w:type="dxa"/>
            <w:tcBorders>
              <w:top w:val="single" w:sz="2" w:space="0" w:color="E4E0EA"/>
              <w:bottom w:val="single" w:sz="2" w:space="0" w:color="E4E0EA"/>
            </w:tcBorders>
            <w:shd w:fill="FFFFFF" w:val="clear"/>
          </w:tcPr>
          <w:p>
            <w:pPr>
              <w:pStyle w:val="Normal"/>
              <w:spacing w:lineRule="auto" w:line="240" w:before="0" w:after="0"/>
              <w:rPr>
                <w:ins w:id="1859" w:author="Hossein Batebi" w:date="2026-09-26T00:00:00Z"/>
              </w:rPr>
            </w:pPr>
            <w:ins w:id="1858" w:author="Hossein Batebi" w:date="2026-09-26T00:00:00Z">
              <w:r>
                <w:rPr>
                  <w:rFonts w:eastAsia="Times New Roman" w:cs="Arial"/>
                  <w:b w:val="false"/>
                  <w:bCs w:val="false"/>
                  <w:sz w:val="16"/>
                  <w:szCs w:val="16"/>
                </w:rPr>
                <w:t xml:space="preserve">β2-adrenoceptor</w:t>
              </w:r>
            </w:ins>
          </w:p>
        </w:tc>
        <w:tc>
          <w:tcPr>
            <w:tcW w:w="1050" w:type="dxa"/>
            <w:tcBorders>
              <w:top w:val="single" w:sz="2" w:space="0" w:color="E4E0EA"/>
              <w:bottom w:val="single" w:sz="2" w:space="0" w:color="E4E0EA"/>
            </w:tcBorders>
            <w:shd w:fill="FFFFFF" w:val="clear"/>
          </w:tcPr>
          <w:p>
            <w:pPr>
              <w:pStyle w:val="Normal"/>
              <w:spacing w:lineRule="auto" w:line="240" w:before="0" w:after="0"/>
              <w:rPr>
                <w:ins w:id="1861" w:author="Hossein Batebi" w:date="2026-09-26T00:00:00Z"/>
              </w:rPr>
            </w:pPr>
            <w:ins w:id="1860" w:author="Hossein Batebi" w:date="2026-09-26T00:00:00Z">
              <w:r>
                <w:rPr>
                  <w:rFonts w:eastAsia="Times New Roman" w:cs="Arial"/>
                  <w:b w:val="false"/>
                  <w:bCs w:val="false"/>
                  <w:sz w:val="16"/>
                  <w:szCs w:val="16"/>
                </w:rPr>
                <w:t xml:space="preserve">8GGX:R</w:t>
              </w:r>
            </w:ins>
          </w:p>
        </w:tc>
        <w:tc>
          <w:tcPr>
            <w:tcW w:w="1100" w:type="dxa"/>
            <w:tcBorders>
              <w:top w:val="single" w:sz="2" w:space="0" w:color="E4E0EA"/>
              <w:bottom w:val="single" w:sz="2" w:space="0" w:color="E4E0EA"/>
            </w:tcBorders>
            <w:shd w:fill="FFFFFF" w:val="clear"/>
          </w:tcPr>
          <w:p>
            <w:pPr>
              <w:pStyle w:val="Normal"/>
              <w:spacing w:lineRule="auto" w:line="240" w:before="0" w:after="0"/>
              <w:rPr>
                <w:ins w:id="1863" w:author="Hossein Batebi" w:date="2026-09-26T00:00:00Z"/>
              </w:rPr>
            </w:pPr>
            <w:ins w:id="1862" w:author="Hossein Batebi" w:date="2026-09-26T00:00:00Z">
              <w:r>
                <w:rPr>
                  <w:rFonts w:eastAsia="Times New Roman" w:cs="Arial"/>
                  <w:b w:val="false"/>
                  <w:bCs w:val="false"/>
                  <w:sz w:val="16"/>
                  <w:szCs w:val="16"/>
                </w:rPr>
                <w:t xml:space="preserve">Electron microscopy</w:t>
              </w:r>
            </w:ins>
          </w:p>
        </w:tc>
        <w:tc>
          <w:tcPr>
            <w:tcW w:w="2360" w:type="dxa"/>
            <w:tcBorders>
              <w:top w:val="single" w:sz="2" w:space="0" w:color="E4E0EA"/>
              <w:bottom w:val="single" w:sz="2" w:space="0" w:color="E4E0EA"/>
            </w:tcBorders>
            <w:shd w:fill="FFFFFF" w:val="clear"/>
          </w:tcPr>
          <w:p>
            <w:pPr>
              <w:pStyle w:val="Normal"/>
              <w:spacing w:lineRule="auto" w:line="240" w:before="0" w:after="0"/>
              <w:rPr>
                <w:ins w:id="1865" w:author="Hossein Batebi" w:date="2026-09-26T00:00:00Z"/>
              </w:rPr>
            </w:pPr>
            <w:ins w:id="1864" w:author="Hossein Batebi" w:date="2026-09-26T00:00:00Z">
              <w:r>
                <w:rPr>
                  <w:rFonts w:eastAsia="Times New Roman" w:cs="Arial"/>
                  <w:b w:val="false"/>
                  <w:bCs w:val="false"/>
                  <w:sz w:val="16"/>
                  <w:szCs w:val="16"/>
                </w:rPr>
                <w:t xml:space="preserve">Receptor-focused or local reconstruction, transducer-containing specimen</w:t>
              </w:r>
            </w:ins>
          </w:p>
        </w:tc>
        <w:tc>
          <w:tcPr>
            <w:tcW w:w="3600" w:type="dxa"/>
            <w:tcBorders>
              <w:top w:val="single" w:sz="2" w:space="0" w:color="E4E0EA"/>
              <w:bottom w:val="single" w:sz="2" w:space="0" w:color="E4E0EA"/>
            </w:tcBorders>
            <w:shd w:fill="FFFFFF" w:val="clear"/>
          </w:tcPr>
          <w:p>
            <w:pPr>
              <w:pStyle w:val="Normal"/>
              <w:spacing w:lineRule="auto" w:line="240" w:before="0" w:after="0"/>
              <w:rPr>
                <w:ins w:id="1867" w:author="Hossein Batebi" w:date="2026-09-26T00:00:00Z"/>
              </w:rPr>
            </w:pPr>
            <w:ins w:id="1866" w:author="Hossein Batebi" w:date="2026-09-26T00:00:00Z">
              <w:r>
                <w:rPr>
                  <w:rFonts w:eastAsia="Times New Roman" w:cs="Arial"/>
                  <w:b w:val="false"/>
                  <w:bCs w:val="false"/>
                  <w:sz w:val="16"/>
                  <w:szCs w:val="16"/>
                </w:rPr>
                <w:t xml:space="preserve">PDB title explicitly states locally refined receptor from beta2AR-Gs complex transition intermediate.</w:t>
              </w:r>
            </w:ins>
          </w:p>
        </w:tc>
      </w:tr>
      <w:tr>
        <w:trPr/>
        <w:tc>
          <w:tcPr>
            <w:tcW w:w="1250" w:type="dxa"/>
            <w:tcBorders>
              <w:top w:val="single" w:sz="2" w:space="0" w:color="E4E0EA"/>
              <w:bottom w:val="single" w:sz="2" w:space="0" w:color="E4E0EA"/>
            </w:tcBorders>
            <w:shd w:fill="FFFFFF" w:val="clear"/>
          </w:tcPr>
          <w:p>
            <w:pPr>
              <w:pStyle w:val="Normal"/>
              <w:spacing w:lineRule="auto" w:line="240" w:before="0" w:after="0"/>
              <w:rPr>
                <w:ins w:id="1869" w:author="Hossein Batebi" w:date="2026-09-26T00:00:00Z"/>
              </w:rPr>
            </w:pPr>
            <w:ins w:id="1868" w:author="Hossein Batebi" w:date="2026-09-26T00:00:00Z">
              <w:r>
                <w:rPr>
                  <w:rFonts w:eastAsia="Times New Roman" w:cs="Arial"/>
                  <w:b w:val="false"/>
                  <w:bCs w:val="false"/>
                  <w:sz w:val="16"/>
                  <w:szCs w:val="16"/>
                </w:rPr>
                <w:t xml:space="preserve">β2-adrenoceptor</w:t>
              </w:r>
            </w:ins>
          </w:p>
        </w:tc>
        <w:tc>
          <w:tcPr>
            <w:tcW w:w="1050" w:type="dxa"/>
            <w:tcBorders>
              <w:top w:val="single" w:sz="2" w:space="0" w:color="E4E0EA"/>
              <w:bottom w:val="single" w:sz="2" w:space="0" w:color="E4E0EA"/>
            </w:tcBorders>
            <w:shd w:fill="FFFFFF" w:val="clear"/>
          </w:tcPr>
          <w:p>
            <w:pPr>
              <w:pStyle w:val="Normal"/>
              <w:spacing w:lineRule="auto" w:line="240" w:before="0" w:after="0"/>
              <w:rPr>
                <w:ins w:id="1871" w:author="Hossein Batebi" w:date="2026-09-26T00:00:00Z"/>
              </w:rPr>
            </w:pPr>
            <w:ins w:id="1870" w:author="Hossein Batebi" w:date="2026-09-26T00:00:00Z">
              <w:r>
                <w:rPr>
                  <w:rFonts w:eastAsia="Times New Roman" w:cs="Arial"/>
                  <w:b w:val="false"/>
                  <w:bCs w:val="false"/>
                  <w:sz w:val="16"/>
                  <w:szCs w:val="16"/>
                </w:rPr>
                <w:t xml:space="preserve">8GGY:R</w:t>
              </w:r>
            </w:ins>
          </w:p>
        </w:tc>
        <w:tc>
          <w:tcPr>
            <w:tcW w:w="1100" w:type="dxa"/>
            <w:tcBorders>
              <w:top w:val="single" w:sz="2" w:space="0" w:color="E4E0EA"/>
              <w:bottom w:val="single" w:sz="2" w:space="0" w:color="E4E0EA"/>
            </w:tcBorders>
            <w:shd w:fill="FFFFFF" w:val="clear"/>
          </w:tcPr>
          <w:p>
            <w:pPr>
              <w:pStyle w:val="Normal"/>
              <w:spacing w:lineRule="auto" w:line="240" w:before="0" w:after="0"/>
              <w:rPr>
                <w:ins w:id="1873" w:author="Hossein Batebi" w:date="2026-09-26T00:00:00Z"/>
              </w:rPr>
            </w:pPr>
            <w:ins w:id="1872" w:author="Hossein Batebi" w:date="2026-09-26T00:00:00Z">
              <w:r>
                <w:rPr>
                  <w:rFonts w:eastAsia="Times New Roman" w:cs="Arial"/>
                  <w:b w:val="false"/>
                  <w:bCs w:val="false"/>
                  <w:sz w:val="16"/>
                  <w:szCs w:val="16"/>
                </w:rPr>
                <w:t xml:space="preserve">Electron microscopy</w:t>
              </w:r>
            </w:ins>
          </w:p>
        </w:tc>
        <w:tc>
          <w:tcPr>
            <w:tcW w:w="2360" w:type="dxa"/>
            <w:tcBorders>
              <w:top w:val="single" w:sz="2" w:space="0" w:color="E4E0EA"/>
              <w:bottom w:val="single" w:sz="2" w:space="0" w:color="E4E0EA"/>
            </w:tcBorders>
            <w:shd w:fill="FFFFFF" w:val="clear"/>
          </w:tcPr>
          <w:p>
            <w:pPr>
              <w:pStyle w:val="Normal"/>
              <w:spacing w:lineRule="auto" w:line="240" w:before="0" w:after="0"/>
              <w:rPr>
                <w:ins w:id="1875" w:author="Hossein Batebi" w:date="2026-09-26T00:00:00Z"/>
              </w:rPr>
            </w:pPr>
            <w:ins w:id="1874" w:author="Hossein Batebi" w:date="2026-09-26T00:00:00Z">
              <w:r>
                <w:rPr>
                  <w:rFonts w:eastAsia="Times New Roman" w:cs="Arial"/>
                  <w:b w:val="false"/>
                  <w:bCs w:val="false"/>
                  <w:sz w:val="16"/>
                  <w:szCs w:val="16"/>
                </w:rPr>
                <w:t xml:space="preserve">Receptor-focused or local reconstruction, transducer-containing specimen</w:t>
              </w:r>
            </w:ins>
          </w:p>
        </w:tc>
        <w:tc>
          <w:tcPr>
            <w:tcW w:w="3600" w:type="dxa"/>
            <w:tcBorders>
              <w:top w:val="single" w:sz="2" w:space="0" w:color="E4E0EA"/>
              <w:bottom w:val="single" w:sz="2" w:space="0" w:color="E4E0EA"/>
            </w:tcBorders>
            <w:shd w:fill="FFFFFF" w:val="clear"/>
          </w:tcPr>
          <w:p>
            <w:pPr>
              <w:pStyle w:val="Normal"/>
              <w:spacing w:lineRule="auto" w:line="240" w:before="0" w:after="0"/>
              <w:rPr>
                <w:ins w:id="1877" w:author="Hossein Batebi" w:date="2026-09-26T00:00:00Z"/>
              </w:rPr>
            </w:pPr>
            <w:ins w:id="1876" w:author="Hossein Batebi" w:date="2026-09-26T00:00:00Z">
              <w:r>
                <w:rPr>
                  <w:rFonts w:eastAsia="Times New Roman" w:cs="Arial"/>
                  <w:b w:val="false"/>
                  <w:bCs w:val="false"/>
                  <w:sz w:val="16"/>
                  <w:szCs w:val="16"/>
                </w:rPr>
                <w:t xml:space="preserve">PDB title explicitly states locally refined receptor from beta2AR-Gs complex transition intermediate.</w:t>
              </w:r>
            </w:ins>
          </w:p>
        </w:tc>
      </w:tr>
      <w:tr>
        <w:trPr/>
        <w:tc>
          <w:tcPr>
            <w:tcW w:w="1250" w:type="dxa"/>
            <w:tcBorders>
              <w:top w:val="single" w:sz="2" w:space="0" w:color="E4E0EA"/>
              <w:bottom w:val="single" w:sz="2" w:space="0" w:color="E4E0EA"/>
            </w:tcBorders>
            <w:shd w:fill="FFFFFF" w:val="clear"/>
          </w:tcPr>
          <w:p>
            <w:pPr>
              <w:pStyle w:val="Normal"/>
              <w:spacing w:lineRule="auto" w:line="240" w:before="0" w:after="0"/>
              <w:rPr>
                <w:ins w:id="1879" w:author="Hossein Batebi" w:date="2026-09-26T00:00:00Z"/>
              </w:rPr>
            </w:pPr>
            <w:ins w:id="1878" w:author="Hossein Batebi" w:date="2026-09-26T00:00:00Z">
              <w:r>
                <w:rPr>
                  <w:rFonts w:eastAsia="Times New Roman" w:cs="Arial"/>
                  <w:b w:val="false"/>
                  <w:bCs w:val="false"/>
                  <w:sz w:val="16"/>
                  <w:szCs w:val="16"/>
                </w:rPr>
                <w:t xml:space="preserve">β2-adrenoceptor</w:t>
              </w:r>
            </w:ins>
          </w:p>
        </w:tc>
        <w:tc>
          <w:tcPr>
            <w:tcW w:w="1050" w:type="dxa"/>
            <w:tcBorders>
              <w:top w:val="single" w:sz="2" w:space="0" w:color="E4E0EA"/>
              <w:bottom w:val="single" w:sz="2" w:space="0" w:color="E4E0EA"/>
            </w:tcBorders>
            <w:shd w:fill="FFFFFF" w:val="clear"/>
          </w:tcPr>
          <w:p>
            <w:pPr>
              <w:pStyle w:val="Normal"/>
              <w:spacing w:lineRule="auto" w:line="240" w:before="0" w:after="0"/>
              <w:rPr>
                <w:ins w:id="1881" w:author="Hossein Batebi" w:date="2026-09-26T00:00:00Z"/>
              </w:rPr>
            </w:pPr>
            <w:ins w:id="1880" w:author="Hossein Batebi" w:date="2026-09-26T00:00:00Z">
              <w:r>
                <w:rPr>
                  <w:rFonts w:eastAsia="Times New Roman" w:cs="Arial"/>
                  <w:b w:val="false"/>
                  <w:bCs w:val="false"/>
                  <w:sz w:val="16"/>
                  <w:szCs w:val="16"/>
                </w:rPr>
                <w:t xml:space="preserve">8GGZ:R</w:t>
              </w:r>
            </w:ins>
          </w:p>
        </w:tc>
        <w:tc>
          <w:tcPr>
            <w:tcW w:w="1100" w:type="dxa"/>
            <w:tcBorders>
              <w:top w:val="single" w:sz="2" w:space="0" w:color="E4E0EA"/>
              <w:bottom w:val="single" w:sz="2" w:space="0" w:color="E4E0EA"/>
            </w:tcBorders>
            <w:shd w:fill="FFFFFF" w:val="clear"/>
          </w:tcPr>
          <w:p>
            <w:pPr>
              <w:pStyle w:val="Normal"/>
              <w:spacing w:lineRule="auto" w:line="240" w:before="0" w:after="0"/>
              <w:rPr>
                <w:ins w:id="1883" w:author="Hossein Batebi" w:date="2026-09-26T00:00:00Z"/>
              </w:rPr>
            </w:pPr>
            <w:ins w:id="1882" w:author="Hossein Batebi" w:date="2026-09-26T00:00:00Z">
              <w:r>
                <w:rPr>
                  <w:rFonts w:eastAsia="Times New Roman" w:cs="Arial"/>
                  <w:b w:val="false"/>
                  <w:bCs w:val="false"/>
                  <w:sz w:val="16"/>
                  <w:szCs w:val="16"/>
                </w:rPr>
                <w:t xml:space="preserve">Electron microscopy</w:t>
              </w:r>
            </w:ins>
          </w:p>
        </w:tc>
        <w:tc>
          <w:tcPr>
            <w:tcW w:w="2360" w:type="dxa"/>
            <w:tcBorders>
              <w:top w:val="single" w:sz="2" w:space="0" w:color="E4E0EA"/>
              <w:bottom w:val="single" w:sz="2" w:space="0" w:color="E4E0EA"/>
            </w:tcBorders>
            <w:shd w:fill="FFFFFF" w:val="clear"/>
          </w:tcPr>
          <w:p>
            <w:pPr>
              <w:pStyle w:val="Normal"/>
              <w:spacing w:lineRule="auto" w:line="240" w:before="0" w:after="0"/>
              <w:rPr>
                <w:ins w:id="1885" w:author="Hossein Batebi" w:date="2026-09-26T00:00:00Z"/>
              </w:rPr>
            </w:pPr>
            <w:ins w:id="1884" w:author="Hossein Batebi" w:date="2026-09-26T00:00:00Z">
              <w:r>
                <w:rPr>
                  <w:rFonts w:eastAsia="Times New Roman" w:cs="Arial"/>
                  <w:b w:val="false"/>
                  <w:bCs w:val="false"/>
                  <w:sz w:val="16"/>
                  <w:szCs w:val="16"/>
                </w:rPr>
                <w:t xml:space="preserve">Receptor-focused or local reconstruction, transducer-containing specimen</w:t>
              </w:r>
            </w:ins>
          </w:p>
        </w:tc>
        <w:tc>
          <w:tcPr>
            <w:tcW w:w="3600" w:type="dxa"/>
            <w:tcBorders>
              <w:top w:val="single" w:sz="2" w:space="0" w:color="E4E0EA"/>
              <w:bottom w:val="single" w:sz="2" w:space="0" w:color="E4E0EA"/>
            </w:tcBorders>
            <w:shd w:fill="FFFFFF" w:val="clear"/>
          </w:tcPr>
          <w:p>
            <w:pPr>
              <w:pStyle w:val="Normal"/>
              <w:spacing w:lineRule="auto" w:line="240" w:before="0" w:after="0"/>
              <w:rPr>
                <w:ins w:id="1887" w:author="Hossein Batebi" w:date="2026-09-26T00:00:00Z"/>
              </w:rPr>
            </w:pPr>
            <w:ins w:id="1886" w:author="Hossein Batebi" w:date="2026-09-26T00:00:00Z">
              <w:r>
                <w:rPr>
                  <w:rFonts w:eastAsia="Times New Roman" w:cs="Arial"/>
                  <w:b w:val="false"/>
                  <w:bCs w:val="false"/>
                  <w:sz w:val="16"/>
                  <w:szCs w:val="16"/>
                </w:rPr>
                <w:t xml:space="preserve">PDB title explicitly states locally refined receptor from beta2AR-Gs complex transition intermediate.</w:t>
              </w:r>
            </w:ins>
          </w:p>
        </w:tc>
      </w:tr>
      <w:tr>
        <w:trPr/>
        <w:tc>
          <w:tcPr>
            <w:tcW w:w="1250" w:type="dxa"/>
            <w:tcBorders>
              <w:top w:val="single" w:sz="2" w:space="0" w:color="E4E0EA"/>
              <w:bottom w:val="single" w:sz="2" w:space="0" w:color="E4E0EA"/>
            </w:tcBorders>
            <w:shd w:fill="FFFFFF" w:val="clear"/>
          </w:tcPr>
          <w:p>
            <w:pPr>
              <w:pStyle w:val="Normal"/>
              <w:spacing w:lineRule="auto" w:line="240" w:before="0" w:after="0"/>
              <w:rPr>
                <w:ins w:id="1889" w:author="Hossein Batebi" w:date="2026-09-26T00:00:00Z"/>
              </w:rPr>
            </w:pPr>
            <w:ins w:id="1888" w:author="Hossein Batebi" w:date="2026-09-26T00:00:00Z">
              <w:r>
                <w:rPr>
                  <w:rFonts w:eastAsia="Times New Roman" w:cs="Arial"/>
                  <w:b w:val="false"/>
                  <w:bCs w:val="false"/>
                  <w:sz w:val="16"/>
                  <w:szCs w:val="16"/>
                </w:rPr>
                <w:t xml:space="preserve">β2-adrenoceptor</w:t>
              </w:r>
            </w:ins>
          </w:p>
        </w:tc>
        <w:tc>
          <w:tcPr>
            <w:tcW w:w="1050" w:type="dxa"/>
            <w:tcBorders>
              <w:top w:val="single" w:sz="2" w:space="0" w:color="E4E0EA"/>
              <w:bottom w:val="single" w:sz="2" w:space="0" w:color="E4E0EA"/>
            </w:tcBorders>
            <w:shd w:fill="FFFFFF" w:val="clear"/>
          </w:tcPr>
          <w:p>
            <w:pPr>
              <w:pStyle w:val="Normal"/>
              <w:spacing w:lineRule="auto" w:line="240" w:before="0" w:after="0"/>
              <w:rPr>
                <w:ins w:id="1891" w:author="Hossein Batebi" w:date="2026-09-26T00:00:00Z"/>
              </w:rPr>
            </w:pPr>
            <w:ins w:id="1890" w:author="Hossein Batebi" w:date="2026-09-26T00:00:00Z">
              <w:r>
                <w:rPr>
                  <w:rFonts w:eastAsia="Times New Roman" w:cs="Arial"/>
                  <w:b w:val="false"/>
                  <w:bCs w:val="false"/>
                  <w:sz w:val="16"/>
                  <w:szCs w:val="16"/>
                </w:rPr>
                <w:t xml:space="preserve">8GH0:R</w:t>
              </w:r>
            </w:ins>
          </w:p>
        </w:tc>
        <w:tc>
          <w:tcPr>
            <w:tcW w:w="1100" w:type="dxa"/>
            <w:tcBorders>
              <w:top w:val="single" w:sz="2" w:space="0" w:color="E4E0EA"/>
              <w:bottom w:val="single" w:sz="2" w:space="0" w:color="E4E0EA"/>
            </w:tcBorders>
            <w:shd w:fill="FFFFFF" w:val="clear"/>
          </w:tcPr>
          <w:p>
            <w:pPr>
              <w:pStyle w:val="Normal"/>
              <w:spacing w:lineRule="auto" w:line="240" w:before="0" w:after="0"/>
              <w:rPr>
                <w:ins w:id="1893" w:author="Hossein Batebi" w:date="2026-09-26T00:00:00Z"/>
              </w:rPr>
            </w:pPr>
            <w:ins w:id="1892" w:author="Hossein Batebi" w:date="2026-09-26T00:00:00Z">
              <w:r>
                <w:rPr>
                  <w:rFonts w:eastAsia="Times New Roman" w:cs="Arial"/>
                  <w:b w:val="false"/>
                  <w:bCs w:val="false"/>
                  <w:sz w:val="16"/>
                  <w:szCs w:val="16"/>
                </w:rPr>
                <w:t xml:space="preserve">Electron microscopy</w:t>
              </w:r>
            </w:ins>
          </w:p>
        </w:tc>
        <w:tc>
          <w:tcPr>
            <w:tcW w:w="2360" w:type="dxa"/>
            <w:tcBorders>
              <w:top w:val="single" w:sz="2" w:space="0" w:color="E4E0EA"/>
              <w:bottom w:val="single" w:sz="2" w:space="0" w:color="E4E0EA"/>
            </w:tcBorders>
            <w:shd w:fill="FFFFFF" w:val="clear"/>
          </w:tcPr>
          <w:p>
            <w:pPr>
              <w:pStyle w:val="Normal"/>
              <w:spacing w:lineRule="auto" w:line="240" w:before="0" w:after="0"/>
              <w:rPr>
                <w:ins w:id="1895" w:author="Hossein Batebi" w:date="2026-09-26T00:00:00Z"/>
              </w:rPr>
            </w:pPr>
            <w:ins w:id="1894" w:author="Hossein Batebi" w:date="2026-09-26T00:00:00Z">
              <w:r>
                <w:rPr>
                  <w:rFonts w:eastAsia="Times New Roman" w:cs="Arial"/>
                  <w:b w:val="false"/>
                  <w:bCs w:val="false"/>
                  <w:sz w:val="16"/>
                  <w:szCs w:val="16"/>
                </w:rPr>
                <w:t xml:space="preserve">Receptor-focused or local reconstruction, transducer-containing specimen</w:t>
              </w:r>
            </w:ins>
          </w:p>
        </w:tc>
        <w:tc>
          <w:tcPr>
            <w:tcW w:w="3600" w:type="dxa"/>
            <w:tcBorders>
              <w:top w:val="single" w:sz="2" w:space="0" w:color="E4E0EA"/>
              <w:bottom w:val="single" w:sz="2" w:space="0" w:color="E4E0EA"/>
            </w:tcBorders>
            <w:shd w:fill="FFFFFF" w:val="clear"/>
          </w:tcPr>
          <w:p>
            <w:pPr>
              <w:pStyle w:val="Normal"/>
              <w:spacing w:lineRule="auto" w:line="240" w:before="0" w:after="0"/>
              <w:rPr>
                <w:ins w:id="1897" w:author="Hossein Batebi" w:date="2026-09-26T00:00:00Z"/>
              </w:rPr>
            </w:pPr>
            <w:ins w:id="1896" w:author="Hossein Batebi" w:date="2026-09-26T00:00:00Z">
              <w:r>
                <w:rPr>
                  <w:rFonts w:eastAsia="Times New Roman" w:cs="Arial"/>
                  <w:b w:val="false"/>
                  <w:bCs w:val="false"/>
                  <w:sz w:val="16"/>
                  <w:szCs w:val="16"/>
                </w:rPr>
                <w:t xml:space="preserve">PDB title explicitly states locally refined receptor from beta2AR-Gs complex transition intermediate.</w:t>
              </w:r>
            </w:ins>
          </w:p>
        </w:tc>
      </w:tr>
      <w:tr>
        <w:trPr/>
        <w:tc>
          <w:tcPr>
            <w:tcW w:w="1250" w:type="dxa"/>
            <w:tcBorders>
              <w:top w:val="single" w:sz="2" w:space="0" w:color="E4E0EA"/>
              <w:bottom w:val="single" w:sz="2" w:space="0" w:color="E4E0EA"/>
            </w:tcBorders>
            <w:shd w:fill="FFFFFF" w:val="clear"/>
          </w:tcPr>
          <w:p>
            <w:pPr>
              <w:pStyle w:val="Normal"/>
              <w:spacing w:lineRule="auto" w:line="240" w:before="0" w:after="0"/>
              <w:rPr>
                <w:ins w:id="1899" w:author="Hossein Batebi" w:date="2026-09-26T00:00:00Z"/>
              </w:rPr>
            </w:pPr>
            <w:ins w:id="1898" w:author="Hossein Batebi" w:date="2026-09-26T00:00:00Z">
              <w:r>
                <w:rPr>
                  <w:rFonts w:eastAsia="Times New Roman" w:cs="Arial"/>
                  <w:b w:val="false"/>
                  <w:bCs w:val="false"/>
                  <w:sz w:val="16"/>
                  <w:szCs w:val="16"/>
                </w:rPr>
                <w:t xml:space="preserve">β2-adrenoceptor</w:t>
              </w:r>
            </w:ins>
          </w:p>
        </w:tc>
        <w:tc>
          <w:tcPr>
            <w:tcW w:w="1050" w:type="dxa"/>
            <w:tcBorders>
              <w:top w:val="single" w:sz="2" w:space="0" w:color="E4E0EA"/>
              <w:bottom w:val="single" w:sz="2" w:space="0" w:color="E4E0EA"/>
            </w:tcBorders>
            <w:shd w:fill="FFFFFF" w:val="clear"/>
          </w:tcPr>
          <w:p>
            <w:pPr>
              <w:pStyle w:val="Normal"/>
              <w:spacing w:lineRule="auto" w:line="240" w:before="0" w:after="0"/>
              <w:rPr>
                <w:ins w:id="1901" w:author="Hossein Batebi" w:date="2026-09-26T00:00:00Z"/>
              </w:rPr>
            </w:pPr>
            <w:ins w:id="1900" w:author="Hossein Batebi" w:date="2026-09-26T00:00:00Z">
              <w:r>
                <w:rPr>
                  <w:rFonts w:eastAsia="Times New Roman" w:cs="Arial"/>
                  <w:b w:val="false"/>
                  <w:bCs w:val="false"/>
                  <w:sz w:val="16"/>
                  <w:szCs w:val="16"/>
                </w:rPr>
                <w:t xml:space="preserve">8GH1:R</w:t>
              </w:r>
            </w:ins>
          </w:p>
        </w:tc>
        <w:tc>
          <w:tcPr>
            <w:tcW w:w="1100" w:type="dxa"/>
            <w:tcBorders>
              <w:top w:val="single" w:sz="2" w:space="0" w:color="E4E0EA"/>
              <w:bottom w:val="single" w:sz="2" w:space="0" w:color="E4E0EA"/>
            </w:tcBorders>
            <w:shd w:fill="FFFFFF" w:val="clear"/>
          </w:tcPr>
          <w:p>
            <w:pPr>
              <w:pStyle w:val="Normal"/>
              <w:spacing w:lineRule="auto" w:line="240" w:before="0" w:after="0"/>
              <w:rPr>
                <w:ins w:id="1903" w:author="Hossein Batebi" w:date="2026-09-26T00:00:00Z"/>
              </w:rPr>
            </w:pPr>
            <w:ins w:id="1902" w:author="Hossein Batebi" w:date="2026-09-26T00:00:00Z">
              <w:r>
                <w:rPr>
                  <w:rFonts w:eastAsia="Times New Roman" w:cs="Arial"/>
                  <w:b w:val="false"/>
                  <w:bCs w:val="false"/>
                  <w:sz w:val="16"/>
                  <w:szCs w:val="16"/>
                </w:rPr>
                <w:t xml:space="preserve">Electron microscopy</w:t>
              </w:r>
            </w:ins>
          </w:p>
        </w:tc>
        <w:tc>
          <w:tcPr>
            <w:tcW w:w="2360" w:type="dxa"/>
            <w:tcBorders>
              <w:top w:val="single" w:sz="2" w:space="0" w:color="E4E0EA"/>
              <w:bottom w:val="single" w:sz="2" w:space="0" w:color="E4E0EA"/>
            </w:tcBorders>
            <w:shd w:fill="FFFFFF" w:val="clear"/>
          </w:tcPr>
          <w:p>
            <w:pPr>
              <w:pStyle w:val="Normal"/>
              <w:spacing w:lineRule="auto" w:line="240" w:before="0" w:after="0"/>
              <w:rPr>
                <w:ins w:id="1905" w:author="Hossein Batebi" w:date="2026-09-26T00:00:00Z"/>
              </w:rPr>
            </w:pPr>
            <w:ins w:id="1904" w:author="Hossein Batebi" w:date="2026-09-26T00:00:00Z">
              <w:r>
                <w:rPr>
                  <w:rFonts w:eastAsia="Times New Roman" w:cs="Arial"/>
                  <w:b w:val="false"/>
                  <w:bCs w:val="false"/>
                  <w:sz w:val="16"/>
                  <w:szCs w:val="16"/>
                </w:rPr>
                <w:t xml:space="preserve">Receptor-focused or local reconstruction, transducer-containing specimen</w:t>
              </w:r>
            </w:ins>
          </w:p>
        </w:tc>
        <w:tc>
          <w:tcPr>
            <w:tcW w:w="3600" w:type="dxa"/>
            <w:tcBorders>
              <w:top w:val="single" w:sz="2" w:space="0" w:color="E4E0EA"/>
              <w:bottom w:val="single" w:sz="2" w:space="0" w:color="E4E0EA"/>
            </w:tcBorders>
            <w:shd w:fill="FFFFFF" w:val="clear"/>
          </w:tcPr>
          <w:p>
            <w:pPr>
              <w:pStyle w:val="Normal"/>
              <w:spacing w:lineRule="auto" w:line="240" w:before="0" w:after="0"/>
              <w:rPr>
                <w:ins w:id="1907" w:author="Hossein Batebi" w:date="2026-09-26T00:00:00Z"/>
              </w:rPr>
            </w:pPr>
            <w:ins w:id="1906" w:author="Hossein Batebi" w:date="2026-09-26T00:00:00Z">
              <w:r>
                <w:rPr>
                  <w:rFonts w:eastAsia="Times New Roman" w:cs="Arial"/>
                  <w:b w:val="false"/>
                  <w:bCs w:val="false"/>
                  <w:sz w:val="16"/>
                  <w:szCs w:val="16"/>
                </w:rPr>
                <w:t xml:space="preserve">PDB title explicitly states locally refined receptor from beta2AR-Gs complex transition intermediate.</w:t>
              </w:r>
            </w:ins>
          </w:p>
        </w:tc>
      </w:tr>
      <w:tr>
        <w:trPr/>
        <w:tc>
          <w:tcPr>
            <w:tcW w:w="1250" w:type="dxa"/>
            <w:tcBorders>
              <w:top w:val="single" w:sz="2" w:space="0" w:color="E4E0EA"/>
              <w:bottom w:val="single" w:sz="2" w:space="0" w:color="E4E0EA"/>
            </w:tcBorders>
            <w:shd w:fill="FFFFFF" w:val="clear"/>
          </w:tcPr>
          <w:p>
            <w:pPr>
              <w:pStyle w:val="Normal"/>
              <w:spacing w:lineRule="auto" w:line="240" w:before="0" w:after="0"/>
              <w:rPr>
                <w:ins w:id="1909" w:author="Hossein Batebi" w:date="2026-09-26T00:00:00Z"/>
              </w:rPr>
            </w:pPr>
            <w:ins w:id="1908" w:author="Hossein Batebi" w:date="2026-09-26T00:00:00Z">
              <w:r>
                <w:rPr>
                  <w:rFonts w:eastAsia="Times New Roman" w:cs="Arial"/>
                  <w:b w:val="false"/>
                  <w:bCs w:val="false"/>
                  <w:sz w:val="16"/>
                  <w:szCs w:val="16"/>
                </w:rPr>
                <w:t xml:space="preserve">δ receptor</w:t>
              </w:r>
            </w:ins>
          </w:p>
        </w:tc>
        <w:tc>
          <w:tcPr>
            <w:tcW w:w="1050" w:type="dxa"/>
            <w:tcBorders>
              <w:top w:val="single" w:sz="2" w:space="0" w:color="E4E0EA"/>
              <w:bottom w:val="single" w:sz="2" w:space="0" w:color="E4E0EA"/>
            </w:tcBorders>
            <w:shd w:fill="FFFFFF" w:val="clear"/>
          </w:tcPr>
          <w:p>
            <w:pPr>
              <w:pStyle w:val="Normal"/>
              <w:spacing w:lineRule="auto" w:line="240" w:before="0" w:after="0"/>
              <w:rPr>
                <w:ins w:id="1911" w:author="Hossein Batebi" w:date="2026-09-26T00:00:00Z"/>
              </w:rPr>
            </w:pPr>
            <w:ins w:id="1910" w:author="Hossein Batebi" w:date="2026-09-26T00:00:00Z">
              <w:r>
                <w:rPr>
                  <w:rFonts w:eastAsia="Times New Roman" w:cs="Arial"/>
                  <w:b w:val="false"/>
                  <w:bCs w:val="false"/>
                  <w:sz w:val="16"/>
                  <w:szCs w:val="16"/>
                </w:rPr>
                <w:t xml:space="preserve">6PT3:A</w:t>
              </w:r>
            </w:ins>
          </w:p>
        </w:tc>
        <w:tc>
          <w:tcPr>
            <w:tcW w:w="1100" w:type="dxa"/>
            <w:tcBorders>
              <w:top w:val="single" w:sz="2" w:space="0" w:color="E4E0EA"/>
              <w:bottom w:val="single" w:sz="2" w:space="0" w:color="E4E0EA"/>
            </w:tcBorders>
            <w:shd w:fill="FFFFFF" w:val="clear"/>
          </w:tcPr>
          <w:p>
            <w:pPr>
              <w:pStyle w:val="Normal"/>
              <w:spacing w:lineRule="auto" w:line="240" w:before="0" w:after="0"/>
              <w:rPr>
                <w:ins w:id="1913" w:author="Hossein Batebi" w:date="2026-09-26T00:00:00Z"/>
              </w:rPr>
            </w:pPr>
            <w:ins w:id="1912" w:author="Hossein Batebi" w:date="2026-09-26T00:00:00Z">
              <w:r>
                <w:rPr>
                  <w:rFonts w:eastAsia="Times New Roman" w:cs="Arial"/>
                  <w:b w:val="false"/>
                  <w:bCs w:val="false"/>
                  <w:sz w:val="16"/>
                  <w:szCs w:val="16"/>
                </w:rPr>
                <w:t xml:space="preserve">X-ray</w:t>
              </w:r>
            </w:ins>
          </w:p>
        </w:tc>
        <w:tc>
          <w:tcPr>
            <w:tcW w:w="2360" w:type="dxa"/>
            <w:tcBorders>
              <w:top w:val="single" w:sz="2" w:space="0" w:color="E4E0EA"/>
              <w:bottom w:val="single" w:sz="2" w:space="0" w:color="E4E0EA"/>
            </w:tcBorders>
            <w:shd w:fill="FFFFFF" w:val="clear"/>
          </w:tcPr>
          <w:p>
            <w:pPr>
              <w:pStyle w:val="Normal"/>
              <w:spacing w:lineRule="auto" w:line="240" w:before="0" w:after="0"/>
              <w:rPr>
                <w:ins w:id="1915" w:author="Hossein Batebi" w:date="2026-09-26T00:00:00Z"/>
              </w:rPr>
            </w:pPr>
            <w:ins w:id="1914" w:author="Hossein Batebi" w:date="2026-09-26T00:00:00Z">
              <w:r>
                <w:rPr>
                  <w:rFonts w:eastAsia="Times New Roman" w:cs="Arial"/>
                  <w:b w:val="false"/>
                  <w:bCs w:val="false"/>
                  <w:sz w:val="16"/>
                  <w:szCs w:val="16"/>
                </w:rPr>
                <w:t xml:space="preserve">Transducer-free specimen</w:t>
              </w:r>
            </w:ins>
          </w:p>
        </w:tc>
        <w:tc>
          <w:tcPr>
            <w:tcW w:w="3600" w:type="dxa"/>
            <w:tcBorders>
              <w:top w:val="single" w:sz="2" w:space="0" w:color="E4E0EA"/>
              <w:bottom w:val="single" w:sz="2" w:space="0" w:color="E4E0EA"/>
            </w:tcBorders>
            <w:shd w:fill="FFFFFF" w:val="clear"/>
          </w:tcPr>
          <w:p>
            <w:pPr>
              <w:pStyle w:val="Normal"/>
              <w:spacing w:lineRule="auto" w:line="240" w:before="0" w:after="0"/>
              <w:rPr>
                <w:ins w:id="1917" w:author="Hossein Batebi" w:date="2026-09-26T00:00:00Z"/>
              </w:rPr>
            </w:pPr>
            <w:ins w:id="1916" w:author="Hossein Batebi" w:date="2026-09-26T00:00:00Z">
              <w:r>
                <w:rPr>
                  <w:rFonts w:eastAsia="Times New Roman" w:cs="Arial"/>
                  <w:b w:val="false"/>
                  <w:bCs w:val="false"/>
                  <w:sz w:val="16"/>
                  <w:szCs w:val="16"/>
                </w:rPr>
                <w:t xml:space="preserve">Active DOP crystal with small-molecule agonist DPI-287; no intracellular transducer.</w:t>
              </w:r>
            </w:ins>
          </w:p>
        </w:tc>
      </w:tr>
    </w:tbl>
    <w:p>
      <w:pPr>
        <w:pStyle w:val="Normal"/>
        <w:spacing w:lineRule="exact" w:line="290" w:before="0" w:after="180"/>
        <w:jc w:val="both"/>
        <w:rPr>
          <w:ins w:id="1918" w:author="Hossein Batebi" w:date="2026-09-26T00:00:00Z"/>
        </w:rPr>
      </w:pPr>
    </w:p>
    <w:p>
      <w:pPr>
        <w:pStyle w:val="Heading2"/>
        <w:spacing w:lineRule="exact" w:line="250" w:before="140" w:after="100"/>
        <w:jc w:val="both"/>
        <w:rPr>
          <w:ins w:id="1920" w:author="Hossein Batebi" w:date="2026-09-26T00:00:00Z"/>
        </w:rPr>
      </w:pPr>
      <w:ins w:id="1919" w:author="Hossein Batebi" w:date="2026-09-26T00:00:00Z">
        <w:r>
          <w:rPr>
            <w:rFonts w:eastAsia="Times New Roman"/>
            <w:i w:val="false"/>
          </w:rPr>
          <w:t>Table S23 | PDB identifiers and chains for the originally audited receptor-level coordinate pairs, with specimen-provenance category of the receptor-only references. Under the stricter specimen-level definition, only the A2A receptor (Gs), the δ receptor (Gi/o) and rhodopsin (Gi/o) retain experimentally partner-free active references.</w:t>
        </w:r>
      </w:ins>
    </w:p>
    <w:tbl>
      <w:tblPr>
        <w:tblW w:w="9360" w:type="dxa"/>
        <w:jc w:val="left"/>
        <w:tblInd w:w="0" w:type="dxa"/>
        <w:tblLayout w:type="fixed"/>
        <w:tblCellMar>
          <w:top w:w="50" w:type="dxa"/>
          <w:left w:w="90" w:type="dxa"/>
          <w:bottom w:w="50" w:type="dxa"/>
          <w:right w:w="90" w:type="dxa"/>
        </w:tblCellMar>
      </w:tblPr>
      <w:tblGrid>
        <w:gridCol w:w="1500"/>
        <w:gridCol w:w="1000"/>
        <w:gridCol w:w="1300"/>
        <w:gridCol w:w="3060"/>
        <w:gridCol w:w="2500"/>
      </w:tblGrid>
      <w:tr>
        <w:trPr>
          <w:tblHeader w:val="true"/>
        </w:trPr>
        <w:tc>
          <w:tcPr>
            <w:tcW w:w="1500" w:type="dxa"/>
            <w:tcBorders>
              <w:top w:val="single" w:sz="4" w:space="0" w:color="B9B2C4"/>
              <w:bottom w:val="single" w:sz="2" w:space="0" w:color="E4E0EA"/>
            </w:tcBorders>
            <w:shd w:fill="F2EEF4" w:val="clear"/>
          </w:tcPr>
          <w:p>
            <w:pPr>
              <w:pStyle w:val="Normal"/>
              <w:spacing w:lineRule="auto" w:line="240" w:before="0" w:after="0"/>
              <w:rPr>
                <w:ins w:id="1922" w:author="Hossein Batebi" w:date="2026-09-26T00:00:00Z"/>
              </w:rPr>
            </w:pPr>
            <w:ins w:id="1921" w:author="Hossein Batebi" w:date="2026-09-26T00:00:00Z">
              <w:r>
                <w:rPr>
                  <w:rFonts w:eastAsia="Times New Roman" w:cs="Arial"/>
                  <w:b/>
                  <w:bCs/>
                  <w:sz w:val="17"/>
                  <w:szCs w:val="16"/>
                </w:rPr>
                <w:t xml:space="preserve">Receptor</w:t>
              </w:r>
            </w:ins>
          </w:p>
        </w:tc>
        <w:tc>
          <w:tcPr>
            <w:tcW w:w="1000" w:type="dxa"/>
            <w:tcBorders>
              <w:top w:val="single" w:sz="4" w:space="0" w:color="B9B2C4"/>
              <w:bottom w:val="single" w:sz="2" w:space="0" w:color="E4E0EA"/>
            </w:tcBorders>
            <w:shd w:fill="F2EEF4" w:val="clear"/>
          </w:tcPr>
          <w:p>
            <w:pPr>
              <w:pStyle w:val="Normal"/>
              <w:spacing w:lineRule="auto" w:line="240" w:before="0" w:after="0"/>
              <w:rPr>
                <w:ins w:id="1924" w:author="Hossein Batebi" w:date="2026-09-26T00:00:00Z"/>
              </w:rPr>
            </w:pPr>
            <w:ins w:id="1923" w:author="Hossein Batebi" w:date="2026-09-26T00:00:00Z">
              <w:r>
                <w:rPr>
                  <w:rFonts w:eastAsia="Times New Roman" w:cs="Arial"/>
                  <w:b/>
                  <w:bCs/>
                  <w:sz w:val="17"/>
                  <w:szCs w:val="16"/>
                </w:rPr>
                <w:t xml:space="preserve">Captured class</w:t>
              </w:r>
            </w:ins>
          </w:p>
        </w:tc>
        <w:tc>
          <w:tcPr>
            <w:tcW w:w="1300" w:type="dxa"/>
            <w:tcBorders>
              <w:top w:val="single" w:sz="4" w:space="0" w:color="B9B2C4"/>
              <w:bottom w:val="single" w:sz="2" w:space="0" w:color="E4E0EA"/>
            </w:tcBorders>
            <w:shd w:fill="F2EEF4" w:val="clear"/>
          </w:tcPr>
          <w:p>
            <w:pPr>
              <w:pStyle w:val="Normal"/>
              <w:spacing w:lineRule="auto" w:line="240" w:before="0" w:after="0"/>
              <w:rPr>
                <w:ins w:id="1926" w:author="Hossein Batebi" w:date="2026-09-26T00:00:00Z"/>
              </w:rPr>
            </w:pPr>
            <w:ins w:id="1925" w:author="Hossein Batebi" w:date="2026-09-26T00:00:00Z">
              <w:r>
                <w:rPr>
                  <w:rFonts w:eastAsia="Times New Roman" w:cs="Arial"/>
                  <w:b/>
                  <w:bCs/>
                  <w:sz w:val="17"/>
                  <w:szCs w:val="16"/>
                </w:rPr>
                <w:t xml:space="preserve">Bound PDB:chain</w:t>
              </w:r>
            </w:ins>
          </w:p>
        </w:tc>
        <w:tc>
          <w:tcPr>
            <w:tcW w:w="3060" w:type="dxa"/>
            <w:tcBorders>
              <w:top w:val="single" w:sz="4" w:space="0" w:color="B9B2C4"/>
              <w:bottom w:val="single" w:sz="2" w:space="0" w:color="E4E0EA"/>
            </w:tcBorders>
            <w:shd w:fill="F2EEF4" w:val="clear"/>
          </w:tcPr>
          <w:p>
            <w:pPr>
              <w:pStyle w:val="Normal"/>
              <w:spacing w:lineRule="auto" w:line="240" w:before="0" w:after="0"/>
              <w:rPr>
                <w:ins w:id="1928" w:author="Hossein Batebi" w:date="2026-09-26T00:00:00Z"/>
              </w:rPr>
            </w:pPr>
            <w:ins w:id="1927" w:author="Hossein Batebi" w:date="2026-09-26T00:00:00Z">
              <w:r>
                <w:rPr>
                  <w:rFonts w:eastAsia="Times New Roman" w:cs="Arial"/>
                  <w:b/>
                  <w:bCs/>
                  <w:sz w:val="17"/>
                  <w:szCs w:val="16"/>
                </w:rPr>
                <w:t xml:space="preserve">Receptor-only reference PDB:chain</w:t>
              </w:r>
            </w:ins>
          </w:p>
        </w:tc>
        <w:tc>
          <w:tcPr>
            <w:tcW w:w="2500" w:type="dxa"/>
            <w:tcBorders>
              <w:top w:val="single" w:sz="4" w:space="0" w:color="B9B2C4"/>
              <w:bottom w:val="single" w:sz="2" w:space="0" w:color="E4E0EA"/>
            </w:tcBorders>
            <w:shd w:fill="F2EEF4" w:val="clear"/>
          </w:tcPr>
          <w:p>
            <w:pPr>
              <w:pStyle w:val="Normal"/>
              <w:spacing w:lineRule="auto" w:line="240" w:before="0" w:after="0"/>
              <w:rPr>
                <w:ins w:id="1930" w:author="Hossein Batebi" w:date="2026-09-26T00:00:00Z"/>
              </w:rPr>
            </w:pPr>
            <w:ins w:id="1929" w:author="Hossein Batebi" w:date="2026-09-26T00:00:00Z">
              <w:r>
                <w:rPr>
                  <w:rFonts w:eastAsia="Times New Roman" w:cs="Arial"/>
                  <w:b/>
                  <w:bCs/>
                  <w:sz w:val="17"/>
                  <w:szCs w:val="16"/>
                </w:rPr>
                <w:t xml:space="preserve">Reference provenance</w:t>
              </w:r>
            </w:ins>
          </w:p>
        </w:tc>
      </w:tr>
      <w:tr>
        <w:trPr/>
        <w:tc>
          <w:tcPr>
            <w:tcW w:w="1500" w:type="dxa"/>
            <w:tcBorders>
              <w:top w:val="single" w:sz="2" w:space="0" w:color="E4E0EA"/>
              <w:bottom w:val="single" w:sz="2" w:space="0" w:color="E4E0EA"/>
            </w:tcBorders>
            <w:shd w:fill="FFFFFF" w:val="clear"/>
          </w:tcPr>
          <w:p>
            <w:pPr>
              <w:pStyle w:val="Normal"/>
              <w:spacing w:lineRule="auto" w:line="240" w:before="0" w:after="0"/>
              <w:rPr>
                <w:ins w:id="1932" w:author="Hossein Batebi" w:date="2026-09-26T00:00:00Z"/>
              </w:rPr>
            </w:pPr>
            <w:ins w:id="1931" w:author="Hossein Batebi" w:date="2026-09-26T00:00:00Z">
              <w:r>
                <w:rPr>
                  <w:rFonts w:eastAsia="Times New Roman" w:cs="Arial"/>
                  <w:b w:val="false"/>
                  <w:bCs w:val="false"/>
                  <w:sz w:val="16"/>
                  <w:szCs w:val="16"/>
                </w:rPr>
                <w:t xml:space="preserve">A2A receptor</w:t>
              </w:r>
            </w:ins>
          </w:p>
        </w:tc>
        <w:tc>
          <w:tcPr>
            <w:tcW w:w="1000" w:type="dxa"/>
            <w:tcBorders>
              <w:top w:val="single" w:sz="2" w:space="0" w:color="E4E0EA"/>
              <w:bottom w:val="single" w:sz="2" w:space="0" w:color="E4E0EA"/>
            </w:tcBorders>
            <w:shd w:fill="FFFFFF" w:val="clear"/>
          </w:tcPr>
          <w:p>
            <w:pPr>
              <w:pStyle w:val="Normal"/>
              <w:spacing w:lineRule="auto" w:line="240" w:before="0" w:after="0"/>
              <w:rPr>
                <w:ins w:id="1934" w:author="Hossein Batebi" w:date="2026-09-26T00:00:00Z"/>
              </w:rPr>
            </w:pPr>
            <w:ins w:id="1933" w:author="Hossein Batebi" w:date="2026-09-26T00:00:00Z">
              <w:r>
                <w:rPr>
                  <w:rFonts w:eastAsia="Times New Roman" w:cs="Arial"/>
                  <w:b w:val="false"/>
                  <w:bCs w:val="false"/>
                  <w:sz w:val="16"/>
                  <w:szCs w:val="16"/>
                </w:rPr>
                <w:t xml:space="preserve">Gs</w:t>
              </w:r>
            </w:ins>
          </w:p>
        </w:tc>
        <w:tc>
          <w:tcPr>
            <w:tcW w:w="1300" w:type="dxa"/>
            <w:tcBorders>
              <w:top w:val="single" w:sz="2" w:space="0" w:color="E4E0EA"/>
              <w:bottom w:val="single" w:sz="2" w:space="0" w:color="E4E0EA"/>
            </w:tcBorders>
            <w:shd w:fill="FFFFFF" w:val="clear"/>
          </w:tcPr>
          <w:p>
            <w:pPr>
              <w:pStyle w:val="Normal"/>
              <w:spacing w:lineRule="auto" w:line="240" w:before="0" w:after="0"/>
              <w:rPr>
                <w:ins w:id="1936" w:author="Hossein Batebi" w:date="2026-09-26T00:00:00Z"/>
              </w:rPr>
            </w:pPr>
            <w:ins w:id="1935" w:author="Hossein Batebi" w:date="2026-09-26T00:00:00Z">
              <w:r>
                <w:rPr>
                  <w:rFonts w:eastAsia="Times New Roman" w:cs="Arial"/>
                  <w:b w:val="false"/>
                  <w:bCs w:val="false"/>
                  <w:sz w:val="16"/>
                  <w:szCs w:val="16"/>
                </w:rPr>
                <w:t xml:space="preserve">5G53:B</w:t>
              </w:r>
            </w:ins>
          </w:p>
        </w:tc>
        <w:tc>
          <w:tcPr>
            <w:tcW w:w="3060" w:type="dxa"/>
            <w:tcBorders>
              <w:top w:val="single" w:sz="2" w:space="0" w:color="E4E0EA"/>
              <w:bottom w:val="single" w:sz="2" w:space="0" w:color="E4E0EA"/>
            </w:tcBorders>
            <w:shd w:fill="FFFFFF" w:val="clear"/>
          </w:tcPr>
          <w:p>
            <w:pPr>
              <w:pStyle w:val="Normal"/>
              <w:spacing w:lineRule="auto" w:line="240" w:before="0" w:after="0"/>
              <w:rPr>
                <w:ins w:id="1938" w:author="Hossein Batebi" w:date="2026-09-26T00:00:00Z"/>
              </w:rPr>
            </w:pPr>
            <w:ins w:id="1937" w:author="Hossein Batebi" w:date="2026-09-26T00:00:00Z">
              <w:r>
                <w:rPr>
                  <w:rFonts w:eastAsia="Times New Roman" w:cs="Arial"/>
                  <w:b w:val="false"/>
                  <w:bCs w:val="false"/>
                  <w:sz w:val="16"/>
                  <w:szCs w:val="16"/>
                </w:rPr>
                <w:t xml:space="preserve">2YDO:A; 2YDV:A; 4UG2:A; 4UHR:A</w:t>
              </w:r>
            </w:ins>
          </w:p>
        </w:tc>
        <w:tc>
          <w:tcPr>
            <w:tcW w:w="2500" w:type="dxa"/>
            <w:tcBorders>
              <w:top w:val="single" w:sz="2" w:space="0" w:color="E4E0EA"/>
              <w:bottom w:val="single" w:sz="2" w:space="0" w:color="E4E0EA"/>
            </w:tcBorders>
            <w:shd w:fill="FFFFFF" w:val="clear"/>
          </w:tcPr>
          <w:p>
            <w:pPr>
              <w:pStyle w:val="Normal"/>
              <w:spacing w:lineRule="auto" w:line="240" w:before="0" w:after="0"/>
              <w:rPr>
                <w:ins w:id="1940" w:author="Hossein Batebi" w:date="2026-09-26T00:00:00Z"/>
              </w:rPr>
            </w:pPr>
            <w:ins w:id="1939" w:author="Hossein Batebi" w:date="2026-09-26T00:00:00Z">
              <w:r>
                <w:rPr>
                  <w:rFonts w:eastAsia="Times New Roman" w:cs="Arial"/>
                  <w:b w:val="false"/>
                  <w:bCs w:val="false"/>
                  <w:sz w:val="16"/>
                  <w:szCs w:val="16"/>
                </w:rPr>
                <w:t xml:space="preserve">Transducer-free</w:t>
              </w:r>
            </w:ins>
          </w:p>
        </w:tc>
      </w:tr>
      <w:tr>
        <w:trPr/>
        <w:tc>
          <w:tcPr>
            <w:tcW w:w="1500" w:type="dxa"/>
            <w:tcBorders>
              <w:top w:val="single" w:sz="2" w:space="0" w:color="E4E0EA"/>
              <w:bottom w:val="single" w:sz="2" w:space="0" w:color="E4E0EA"/>
            </w:tcBorders>
            <w:shd w:fill="FFFFFF" w:val="clear"/>
          </w:tcPr>
          <w:p>
            <w:pPr>
              <w:pStyle w:val="Normal"/>
              <w:spacing w:lineRule="auto" w:line="240" w:before="0" w:after="0"/>
              <w:rPr>
                <w:ins w:id="1942" w:author="Hossein Batebi" w:date="2026-09-26T00:00:00Z"/>
              </w:rPr>
            </w:pPr>
            <w:ins w:id="1941" w:author="Hossein Batebi" w:date="2026-09-26T00:00:00Z">
              <w:r>
                <w:rPr>
                  <w:rFonts w:eastAsia="Times New Roman" w:cs="Arial"/>
                  <w:b w:val="false"/>
                  <w:bCs w:val="false"/>
                  <w:sz w:val="16"/>
                  <w:szCs w:val="16"/>
                </w:rPr>
                <w:t xml:space="preserve">M3 receptor</w:t>
              </w:r>
            </w:ins>
          </w:p>
        </w:tc>
        <w:tc>
          <w:tcPr>
            <w:tcW w:w="1000" w:type="dxa"/>
            <w:tcBorders>
              <w:top w:val="single" w:sz="2" w:space="0" w:color="E4E0EA"/>
              <w:bottom w:val="single" w:sz="2" w:space="0" w:color="E4E0EA"/>
            </w:tcBorders>
            <w:shd w:fill="FFFFFF" w:val="clear"/>
          </w:tcPr>
          <w:p>
            <w:pPr>
              <w:pStyle w:val="Normal"/>
              <w:spacing w:lineRule="auto" w:line="240" w:before="0" w:after="0"/>
              <w:rPr>
                <w:ins w:id="1944" w:author="Hossein Batebi" w:date="2026-09-26T00:00:00Z"/>
              </w:rPr>
            </w:pPr>
            <w:ins w:id="1943" w:author="Hossein Batebi" w:date="2026-09-26T00:00:00Z">
              <w:r>
                <w:rPr>
                  <w:rFonts w:eastAsia="Times New Roman" w:cs="Arial"/>
                  <w:b w:val="false"/>
                  <w:bCs w:val="false"/>
                  <w:sz w:val="16"/>
                  <w:szCs w:val="16"/>
                </w:rPr>
                <w:t xml:space="preserve">Gq/11</w:t>
              </w:r>
            </w:ins>
          </w:p>
        </w:tc>
        <w:tc>
          <w:tcPr>
            <w:tcW w:w="1300" w:type="dxa"/>
            <w:tcBorders>
              <w:top w:val="single" w:sz="2" w:space="0" w:color="E4E0EA"/>
              <w:bottom w:val="single" w:sz="2" w:space="0" w:color="E4E0EA"/>
            </w:tcBorders>
            <w:shd w:fill="FFFFFF" w:val="clear"/>
          </w:tcPr>
          <w:p>
            <w:pPr>
              <w:pStyle w:val="Normal"/>
              <w:spacing w:lineRule="auto" w:line="240" w:before="0" w:after="0"/>
              <w:rPr>
                <w:ins w:id="1946" w:author="Hossein Batebi" w:date="2026-09-26T00:00:00Z"/>
              </w:rPr>
            </w:pPr>
            <w:ins w:id="1945" w:author="Hossein Batebi" w:date="2026-09-26T00:00:00Z">
              <w:r>
                <w:rPr>
                  <w:rFonts w:eastAsia="Times New Roman" w:cs="Arial"/>
                  <w:b w:val="false"/>
                  <w:bCs w:val="false"/>
                  <w:sz w:val="16"/>
                  <w:szCs w:val="16"/>
                </w:rPr>
                <w:t xml:space="preserve">8E9W:A</w:t>
              </w:r>
            </w:ins>
          </w:p>
        </w:tc>
        <w:tc>
          <w:tcPr>
            <w:tcW w:w="3060" w:type="dxa"/>
            <w:tcBorders>
              <w:top w:val="single" w:sz="2" w:space="0" w:color="E4E0EA"/>
              <w:bottom w:val="single" w:sz="2" w:space="0" w:color="E4E0EA"/>
            </w:tcBorders>
            <w:shd w:fill="FFFFFF" w:val="clear"/>
          </w:tcPr>
          <w:p>
            <w:pPr>
              <w:pStyle w:val="Normal"/>
              <w:spacing w:lineRule="auto" w:line="240" w:before="0" w:after="0"/>
              <w:rPr>
                <w:ins w:id="1948" w:author="Hossein Batebi" w:date="2026-09-26T00:00:00Z"/>
              </w:rPr>
            </w:pPr>
            <w:ins w:id="1947" w:author="Hossein Batebi" w:date="2026-09-26T00:00:00Z">
              <w:r>
                <w:rPr>
                  <w:rFonts w:eastAsia="Times New Roman" w:cs="Arial"/>
                  <w:b w:val="false"/>
                  <w:bCs w:val="false"/>
                  <w:sz w:val="16"/>
                  <w:szCs w:val="16"/>
                </w:rPr>
                <w:t xml:space="preserve">8EA0:A</w:t>
              </w:r>
            </w:ins>
          </w:p>
        </w:tc>
        <w:tc>
          <w:tcPr>
            <w:tcW w:w="2500" w:type="dxa"/>
            <w:tcBorders>
              <w:top w:val="single" w:sz="2" w:space="0" w:color="E4E0EA"/>
              <w:bottom w:val="single" w:sz="2" w:space="0" w:color="E4E0EA"/>
            </w:tcBorders>
            <w:shd w:fill="FFFFFF" w:val="clear"/>
          </w:tcPr>
          <w:p>
            <w:pPr>
              <w:pStyle w:val="Normal"/>
              <w:spacing w:lineRule="auto" w:line="240" w:before="0" w:after="0"/>
              <w:rPr>
                <w:ins w:id="1950" w:author="Hossein Batebi" w:date="2026-09-26T00:00:00Z"/>
              </w:rPr>
            </w:pPr>
            <w:ins w:id="1949" w:author="Hossein Batebi" w:date="2026-09-26T00:00:00Z">
              <w:r>
                <w:rPr>
                  <w:rFonts w:eastAsia="Times New Roman" w:cs="Arial"/>
                  <w:b w:val="false"/>
                  <w:bCs w:val="false"/>
                  <w:sz w:val="16"/>
                  <w:szCs w:val="16"/>
                </w:rPr>
                <w:t xml:space="preserve">Receptor-focused reconstruction, transducer-containing specimen</w:t>
              </w:r>
            </w:ins>
          </w:p>
        </w:tc>
      </w:tr>
      <w:tr>
        <w:trPr/>
        <w:tc>
          <w:tcPr>
            <w:tcW w:w="1500" w:type="dxa"/>
            <w:tcBorders>
              <w:top w:val="single" w:sz="2" w:space="0" w:color="E4E0EA"/>
              <w:bottom w:val="single" w:sz="2" w:space="0" w:color="E4E0EA"/>
            </w:tcBorders>
            <w:shd w:fill="FFFFFF" w:val="clear"/>
          </w:tcPr>
          <w:p>
            <w:pPr>
              <w:pStyle w:val="Normal"/>
              <w:spacing w:lineRule="auto" w:line="240" w:before="0" w:after="0"/>
              <w:rPr>
                <w:ins w:id="1952" w:author="Hossein Batebi" w:date="2026-09-26T00:00:00Z"/>
              </w:rPr>
            </w:pPr>
            <w:ins w:id="1951" w:author="Hossein Batebi" w:date="2026-09-26T00:00:00Z">
              <w:r>
                <w:rPr>
                  <w:rFonts w:eastAsia="Times New Roman" w:cs="Arial"/>
                  <w:b w:val="false"/>
                  <w:bCs w:val="false"/>
                  <w:sz w:val="16"/>
                  <w:szCs w:val="16"/>
                </w:rPr>
                <w:t xml:space="preserve">β2-adrenoceptor</w:t>
              </w:r>
            </w:ins>
          </w:p>
        </w:tc>
        <w:tc>
          <w:tcPr>
            <w:tcW w:w="1000" w:type="dxa"/>
            <w:tcBorders>
              <w:top w:val="single" w:sz="2" w:space="0" w:color="E4E0EA"/>
              <w:bottom w:val="single" w:sz="2" w:space="0" w:color="E4E0EA"/>
            </w:tcBorders>
            <w:shd w:fill="FFFFFF" w:val="clear"/>
          </w:tcPr>
          <w:p>
            <w:pPr>
              <w:pStyle w:val="Normal"/>
              <w:spacing w:lineRule="auto" w:line="240" w:before="0" w:after="0"/>
              <w:rPr>
                <w:ins w:id="1954" w:author="Hossein Batebi" w:date="2026-09-26T00:00:00Z"/>
              </w:rPr>
            </w:pPr>
            <w:ins w:id="1953" w:author="Hossein Batebi" w:date="2026-09-26T00:00:00Z">
              <w:r>
                <w:rPr>
                  <w:rFonts w:eastAsia="Times New Roman" w:cs="Arial"/>
                  <w:b w:val="false"/>
                  <w:bCs w:val="false"/>
                  <w:sz w:val="16"/>
                  <w:szCs w:val="16"/>
                </w:rPr>
                <w:t xml:space="preserve">Gs</w:t>
              </w:r>
            </w:ins>
          </w:p>
        </w:tc>
        <w:tc>
          <w:tcPr>
            <w:tcW w:w="1300" w:type="dxa"/>
            <w:tcBorders>
              <w:top w:val="single" w:sz="2" w:space="0" w:color="E4E0EA"/>
              <w:bottom w:val="single" w:sz="2" w:space="0" w:color="E4E0EA"/>
            </w:tcBorders>
            <w:shd w:fill="FFFFFF" w:val="clear"/>
          </w:tcPr>
          <w:p>
            <w:pPr>
              <w:pStyle w:val="Normal"/>
              <w:spacing w:lineRule="auto" w:line="240" w:before="0" w:after="0"/>
              <w:rPr>
                <w:ins w:id="1956" w:author="Hossein Batebi" w:date="2026-09-26T00:00:00Z"/>
              </w:rPr>
            </w:pPr>
            <w:ins w:id="1955" w:author="Hossein Batebi" w:date="2026-09-26T00:00:00Z">
              <w:r>
                <w:rPr>
                  <w:rFonts w:eastAsia="Times New Roman" w:cs="Arial"/>
                  <w:b w:val="false"/>
                  <w:bCs w:val="false"/>
                  <w:sz w:val="16"/>
                  <w:szCs w:val="16"/>
                </w:rPr>
                <w:t xml:space="preserve">8GG0:R</w:t>
              </w:r>
            </w:ins>
          </w:p>
        </w:tc>
        <w:tc>
          <w:tcPr>
            <w:tcW w:w="3060" w:type="dxa"/>
            <w:tcBorders>
              <w:top w:val="single" w:sz="2" w:space="0" w:color="E4E0EA"/>
              <w:bottom w:val="single" w:sz="2" w:space="0" w:color="E4E0EA"/>
            </w:tcBorders>
            <w:shd w:fill="FFFFFF" w:val="clear"/>
          </w:tcPr>
          <w:p>
            <w:pPr>
              <w:pStyle w:val="Normal"/>
              <w:spacing w:lineRule="auto" w:line="240" w:before="0" w:after="0"/>
              <w:rPr>
                <w:ins w:id="1958" w:author="Hossein Batebi" w:date="2026-09-26T00:00:00Z"/>
              </w:rPr>
            </w:pPr>
            <w:ins w:id="1957" w:author="Hossein Batebi" w:date="2026-09-26T00:00:00Z">
              <w:r>
                <w:rPr>
                  <w:rFonts w:eastAsia="Times New Roman" w:cs="Arial"/>
                  <w:b w:val="false"/>
                  <w:bCs w:val="false"/>
                  <w:sz w:val="16"/>
                  <w:szCs w:val="16"/>
                </w:rPr>
                <w:t xml:space="preserve">8GGI:R to 8GH1:R (20 structures, chain R)</w:t>
              </w:r>
            </w:ins>
          </w:p>
        </w:tc>
        <w:tc>
          <w:tcPr>
            <w:tcW w:w="2500" w:type="dxa"/>
            <w:tcBorders>
              <w:top w:val="single" w:sz="2" w:space="0" w:color="E4E0EA"/>
              <w:bottom w:val="single" w:sz="2" w:space="0" w:color="E4E0EA"/>
            </w:tcBorders>
            <w:shd w:fill="FFFFFF" w:val="clear"/>
          </w:tcPr>
          <w:p>
            <w:pPr>
              <w:pStyle w:val="Normal"/>
              <w:spacing w:lineRule="auto" w:line="240" w:before="0" w:after="0"/>
              <w:rPr>
                <w:ins w:id="1960" w:author="Hossein Batebi" w:date="2026-09-26T00:00:00Z"/>
              </w:rPr>
            </w:pPr>
            <w:ins w:id="1959" w:author="Hossein Batebi" w:date="2026-09-26T00:00:00Z">
              <w:r>
                <w:rPr>
                  <w:rFonts w:eastAsia="Times New Roman" w:cs="Arial"/>
                  <w:b w:val="false"/>
                  <w:bCs w:val="false"/>
                  <w:sz w:val="16"/>
                  <w:szCs w:val="16"/>
                </w:rPr>
                <w:t xml:space="preserve">Receptor-focused reconstruction, transducer-containing specimen</w:t>
              </w:r>
            </w:ins>
          </w:p>
        </w:tc>
      </w:tr>
      <w:tr>
        <w:trPr/>
        <w:tc>
          <w:tcPr>
            <w:tcW w:w="1500" w:type="dxa"/>
            <w:tcBorders>
              <w:top w:val="single" w:sz="2" w:space="0" w:color="E4E0EA"/>
              <w:bottom w:val="single" w:sz="2" w:space="0" w:color="E4E0EA"/>
            </w:tcBorders>
            <w:shd w:fill="FFFFFF" w:val="clear"/>
          </w:tcPr>
          <w:p>
            <w:pPr>
              <w:pStyle w:val="Normal"/>
              <w:spacing w:lineRule="auto" w:line="240" w:before="0" w:after="0"/>
              <w:rPr>
                <w:ins w:id="1962" w:author="Hossein Batebi" w:date="2026-09-26T00:00:00Z"/>
              </w:rPr>
            </w:pPr>
            <w:ins w:id="1961" w:author="Hossein Batebi" w:date="2026-09-26T00:00:00Z">
              <w:r>
                <w:rPr>
                  <w:rFonts w:eastAsia="Times New Roman" w:cs="Arial"/>
                  <w:b w:val="false"/>
                  <w:bCs w:val="false"/>
                  <w:sz w:val="16"/>
                  <w:szCs w:val="16"/>
                </w:rPr>
                <w:t xml:space="preserve">GPR101</w:t>
              </w:r>
            </w:ins>
          </w:p>
        </w:tc>
        <w:tc>
          <w:tcPr>
            <w:tcW w:w="1000" w:type="dxa"/>
            <w:tcBorders>
              <w:top w:val="single" w:sz="2" w:space="0" w:color="E4E0EA"/>
              <w:bottom w:val="single" w:sz="2" w:space="0" w:color="E4E0EA"/>
            </w:tcBorders>
            <w:shd w:fill="FFFFFF" w:val="clear"/>
          </w:tcPr>
          <w:p>
            <w:pPr>
              <w:pStyle w:val="Normal"/>
              <w:spacing w:lineRule="auto" w:line="240" w:before="0" w:after="0"/>
              <w:rPr>
                <w:ins w:id="1964" w:author="Hossein Batebi" w:date="2026-09-26T00:00:00Z"/>
              </w:rPr>
            </w:pPr>
            <w:ins w:id="1963" w:author="Hossein Batebi" w:date="2026-09-26T00:00:00Z">
              <w:r>
                <w:rPr>
                  <w:rFonts w:eastAsia="Times New Roman" w:cs="Arial"/>
                  <w:b w:val="false"/>
                  <w:bCs w:val="false"/>
                  <w:sz w:val="16"/>
                  <w:szCs w:val="16"/>
                </w:rPr>
                <w:t xml:space="preserve">Gs</w:t>
              </w:r>
            </w:ins>
          </w:p>
        </w:tc>
        <w:tc>
          <w:tcPr>
            <w:tcW w:w="1300" w:type="dxa"/>
            <w:tcBorders>
              <w:top w:val="single" w:sz="2" w:space="0" w:color="E4E0EA"/>
              <w:bottom w:val="single" w:sz="2" w:space="0" w:color="E4E0EA"/>
            </w:tcBorders>
            <w:shd w:fill="FFFFFF" w:val="clear"/>
          </w:tcPr>
          <w:p>
            <w:pPr>
              <w:pStyle w:val="Normal"/>
              <w:spacing w:lineRule="auto" w:line="240" w:before="0" w:after="0"/>
              <w:rPr>
                <w:ins w:id="1966" w:author="Hossein Batebi" w:date="2026-09-26T00:00:00Z"/>
              </w:rPr>
            </w:pPr>
            <w:ins w:id="1965" w:author="Hossein Batebi" w:date="2026-09-26T00:00:00Z">
              <w:r>
                <w:rPr>
                  <w:rFonts w:eastAsia="Times New Roman" w:cs="Arial"/>
                  <w:b w:val="false"/>
                  <w:bCs w:val="false"/>
                  <w:sz w:val="16"/>
                  <w:szCs w:val="16"/>
                </w:rPr>
                <w:t xml:space="preserve">8W8Q:C</w:t>
              </w:r>
            </w:ins>
          </w:p>
        </w:tc>
        <w:tc>
          <w:tcPr>
            <w:tcW w:w="3060" w:type="dxa"/>
            <w:tcBorders>
              <w:top w:val="single" w:sz="2" w:space="0" w:color="E4E0EA"/>
              <w:bottom w:val="single" w:sz="2" w:space="0" w:color="E4E0EA"/>
            </w:tcBorders>
            <w:shd w:fill="FFFFFF" w:val="clear"/>
          </w:tcPr>
          <w:p>
            <w:pPr>
              <w:pStyle w:val="Normal"/>
              <w:spacing w:lineRule="auto" w:line="240" w:before="0" w:after="0"/>
              <w:rPr>
                <w:ins w:id="1968" w:author="Hossein Batebi" w:date="2026-09-26T00:00:00Z"/>
              </w:rPr>
            </w:pPr>
            <w:ins w:id="1967" w:author="Hossein Batebi" w:date="2026-09-26T00:00:00Z">
              <w:r>
                <w:rPr>
                  <w:rFonts w:eastAsia="Times New Roman" w:cs="Arial"/>
                  <w:b w:val="false"/>
                  <w:bCs w:val="false"/>
                  <w:sz w:val="16"/>
                  <w:szCs w:val="16"/>
                </w:rPr>
                <w:t xml:space="preserve">8W8S:R</w:t>
              </w:r>
            </w:ins>
          </w:p>
        </w:tc>
        <w:tc>
          <w:tcPr>
            <w:tcW w:w="2500" w:type="dxa"/>
            <w:tcBorders>
              <w:top w:val="single" w:sz="2" w:space="0" w:color="E4E0EA"/>
              <w:bottom w:val="single" w:sz="2" w:space="0" w:color="E4E0EA"/>
            </w:tcBorders>
            <w:shd w:fill="FFFFFF" w:val="clear"/>
          </w:tcPr>
          <w:p>
            <w:pPr>
              <w:pStyle w:val="Normal"/>
              <w:spacing w:lineRule="auto" w:line="240" w:before="0" w:after="0"/>
              <w:rPr>
                <w:ins w:id="1970" w:author="Hossein Batebi" w:date="2026-09-26T00:00:00Z"/>
              </w:rPr>
            </w:pPr>
            <w:ins w:id="1969" w:author="Hossein Batebi" w:date="2026-09-26T00:00:00Z">
              <w:r>
                <w:rPr>
                  <w:rFonts w:eastAsia="Times New Roman" w:cs="Arial"/>
                  <w:b w:val="false"/>
                  <w:bCs w:val="false"/>
                  <w:sz w:val="16"/>
                  <w:szCs w:val="16"/>
                </w:rPr>
                <w:t xml:space="preserve">Receptor-focused reconstruction, transducer-containing specimen</w:t>
              </w:r>
            </w:ins>
          </w:p>
        </w:tc>
      </w:tr>
      <w:tr>
        <w:trPr/>
        <w:tc>
          <w:tcPr>
            <w:tcW w:w="1500" w:type="dxa"/>
            <w:tcBorders>
              <w:top w:val="single" w:sz="2" w:space="0" w:color="E4E0EA"/>
              <w:bottom w:val="single" w:sz="2" w:space="0" w:color="E4E0EA"/>
            </w:tcBorders>
            <w:shd w:fill="FFFFFF" w:val="clear"/>
          </w:tcPr>
          <w:p>
            <w:pPr>
              <w:pStyle w:val="Normal"/>
              <w:spacing w:lineRule="auto" w:line="240" w:before="0" w:after="0"/>
              <w:rPr>
                <w:ins w:id="1972" w:author="Hossein Batebi" w:date="2026-09-26T00:00:00Z"/>
              </w:rPr>
            </w:pPr>
            <w:ins w:id="1971" w:author="Hossein Batebi" w:date="2026-09-26T00:00:00Z">
              <w:r>
                <w:rPr>
                  <w:rFonts w:eastAsia="Times New Roman" w:cs="Arial"/>
                  <w:b w:val="false"/>
                  <w:bCs w:val="false"/>
                  <w:sz w:val="16"/>
                  <w:szCs w:val="16"/>
                </w:rPr>
                <w:t xml:space="preserve">GPR34</w:t>
              </w:r>
            </w:ins>
          </w:p>
        </w:tc>
        <w:tc>
          <w:tcPr>
            <w:tcW w:w="1000" w:type="dxa"/>
            <w:tcBorders>
              <w:top w:val="single" w:sz="2" w:space="0" w:color="E4E0EA"/>
              <w:bottom w:val="single" w:sz="2" w:space="0" w:color="E4E0EA"/>
            </w:tcBorders>
            <w:shd w:fill="FFFFFF" w:val="clear"/>
          </w:tcPr>
          <w:p>
            <w:pPr>
              <w:pStyle w:val="Normal"/>
              <w:spacing w:lineRule="auto" w:line="240" w:before="0" w:after="0"/>
              <w:rPr>
                <w:ins w:id="1974" w:author="Hossein Batebi" w:date="2026-09-26T00:00:00Z"/>
              </w:rPr>
            </w:pPr>
            <w:ins w:id="1973" w:author="Hossein Batebi" w:date="2026-09-26T00:00:00Z">
              <w:r>
                <w:rPr>
                  <w:rFonts w:eastAsia="Times New Roman" w:cs="Arial"/>
                  <w:b w:val="false"/>
                  <w:bCs w:val="false"/>
                  <w:sz w:val="16"/>
                  <w:szCs w:val="16"/>
                </w:rPr>
                <w:t xml:space="preserve">Gi/o</w:t>
              </w:r>
            </w:ins>
          </w:p>
        </w:tc>
        <w:tc>
          <w:tcPr>
            <w:tcW w:w="1300" w:type="dxa"/>
            <w:tcBorders>
              <w:top w:val="single" w:sz="2" w:space="0" w:color="E4E0EA"/>
              <w:bottom w:val="single" w:sz="2" w:space="0" w:color="E4E0EA"/>
            </w:tcBorders>
            <w:shd w:fill="FFFFFF" w:val="clear"/>
          </w:tcPr>
          <w:p>
            <w:pPr>
              <w:pStyle w:val="Normal"/>
              <w:spacing w:lineRule="auto" w:line="240" w:before="0" w:after="0"/>
              <w:rPr>
                <w:ins w:id="1976" w:author="Hossein Batebi" w:date="2026-09-26T00:00:00Z"/>
              </w:rPr>
            </w:pPr>
            <w:ins w:id="1975" w:author="Hossein Batebi" w:date="2026-09-26T00:00:00Z">
              <w:r>
                <w:rPr>
                  <w:rFonts w:eastAsia="Times New Roman" w:cs="Arial"/>
                  <w:b w:val="false"/>
                  <w:bCs w:val="false"/>
                  <w:sz w:val="16"/>
                  <w:szCs w:val="16"/>
                </w:rPr>
                <w:t xml:space="preserve">8XBH:R</w:t>
              </w:r>
            </w:ins>
          </w:p>
        </w:tc>
        <w:tc>
          <w:tcPr>
            <w:tcW w:w="3060" w:type="dxa"/>
            <w:tcBorders>
              <w:top w:val="single" w:sz="2" w:space="0" w:color="E4E0EA"/>
              <w:bottom w:val="single" w:sz="2" w:space="0" w:color="E4E0EA"/>
            </w:tcBorders>
            <w:shd w:fill="FFFFFF" w:val="clear"/>
          </w:tcPr>
          <w:p>
            <w:pPr>
              <w:pStyle w:val="Normal"/>
              <w:spacing w:lineRule="auto" w:line="240" w:before="0" w:after="0"/>
              <w:rPr>
                <w:ins w:id="1978" w:author="Hossein Batebi" w:date="2026-09-26T00:00:00Z"/>
              </w:rPr>
            </w:pPr>
            <w:ins w:id="1977" w:author="Hossein Batebi" w:date="2026-09-26T00:00:00Z">
              <w:r>
                <w:rPr>
                  <w:rFonts w:eastAsia="Times New Roman" w:cs="Arial"/>
                  <w:b w:val="false"/>
                  <w:bCs w:val="false"/>
                  <w:sz w:val="16"/>
                  <w:szCs w:val="16"/>
                </w:rPr>
                <w:t xml:space="preserve">8IYX:C; 8XBG:A; 8XBI:R</w:t>
              </w:r>
            </w:ins>
          </w:p>
        </w:tc>
        <w:tc>
          <w:tcPr>
            <w:tcW w:w="2500" w:type="dxa"/>
            <w:tcBorders>
              <w:top w:val="single" w:sz="2" w:space="0" w:color="E4E0EA"/>
              <w:bottom w:val="single" w:sz="2" w:space="0" w:color="E4E0EA"/>
            </w:tcBorders>
            <w:shd w:fill="FFFFFF" w:val="clear"/>
          </w:tcPr>
          <w:p>
            <w:pPr>
              <w:pStyle w:val="Normal"/>
              <w:spacing w:lineRule="auto" w:line="240" w:before="0" w:after="0"/>
              <w:rPr>
                <w:ins w:id="1980" w:author="Hossein Batebi" w:date="2026-09-26T00:00:00Z"/>
              </w:rPr>
            </w:pPr>
            <w:ins w:id="1979" w:author="Hossein Batebi" w:date="2026-09-26T00:00:00Z">
              <w:r>
                <w:rPr>
                  <w:rFonts w:eastAsia="Times New Roman" w:cs="Arial"/>
                  <w:b w:val="false"/>
                  <w:bCs w:val="false"/>
                  <w:sz w:val="16"/>
                  <w:szCs w:val="16"/>
                </w:rPr>
                <w:t xml:space="preserve">Mixed: receptor-focused and inactive</w:t>
              </w:r>
            </w:ins>
          </w:p>
        </w:tc>
      </w:tr>
      <w:tr>
        <w:trPr/>
        <w:tc>
          <w:tcPr>
            <w:tcW w:w="1500" w:type="dxa"/>
            <w:tcBorders>
              <w:top w:val="single" w:sz="2" w:space="0" w:color="E4E0EA"/>
              <w:bottom w:val="single" w:sz="2" w:space="0" w:color="E4E0EA"/>
            </w:tcBorders>
            <w:shd w:fill="FFFFFF" w:val="clear"/>
          </w:tcPr>
          <w:p>
            <w:pPr>
              <w:pStyle w:val="Normal"/>
              <w:spacing w:lineRule="auto" w:line="240" w:before="0" w:after="0"/>
              <w:rPr>
                <w:ins w:id="1982" w:author="Hossein Batebi" w:date="2026-09-26T00:00:00Z"/>
              </w:rPr>
            </w:pPr>
            <w:ins w:id="1981" w:author="Hossein Batebi" w:date="2026-09-26T00:00:00Z">
              <w:r>
                <w:rPr>
                  <w:rFonts w:eastAsia="Times New Roman" w:cs="Arial"/>
                  <w:b w:val="false"/>
                  <w:bCs w:val="false"/>
                  <w:sz w:val="16"/>
                  <w:szCs w:val="16"/>
                </w:rPr>
                <w:t xml:space="preserve">HCA2 receptor</w:t>
              </w:r>
            </w:ins>
          </w:p>
        </w:tc>
        <w:tc>
          <w:tcPr>
            <w:tcW w:w="1000" w:type="dxa"/>
            <w:tcBorders>
              <w:top w:val="single" w:sz="2" w:space="0" w:color="E4E0EA"/>
              <w:bottom w:val="single" w:sz="2" w:space="0" w:color="E4E0EA"/>
            </w:tcBorders>
            <w:shd w:fill="FFFFFF" w:val="clear"/>
          </w:tcPr>
          <w:p>
            <w:pPr>
              <w:pStyle w:val="Normal"/>
              <w:spacing w:lineRule="auto" w:line="240" w:before="0" w:after="0"/>
              <w:rPr>
                <w:ins w:id="1984" w:author="Hossein Batebi" w:date="2026-09-26T00:00:00Z"/>
              </w:rPr>
            </w:pPr>
            <w:ins w:id="1983" w:author="Hossein Batebi" w:date="2026-09-26T00:00:00Z">
              <w:r>
                <w:rPr>
                  <w:rFonts w:eastAsia="Times New Roman" w:cs="Arial"/>
                  <w:b w:val="false"/>
                  <w:bCs w:val="false"/>
                  <w:sz w:val="16"/>
                  <w:szCs w:val="16"/>
                </w:rPr>
                <w:t xml:space="preserve">Gi/o</w:t>
              </w:r>
            </w:ins>
          </w:p>
        </w:tc>
        <w:tc>
          <w:tcPr>
            <w:tcW w:w="1300" w:type="dxa"/>
            <w:tcBorders>
              <w:top w:val="single" w:sz="2" w:space="0" w:color="E4E0EA"/>
              <w:bottom w:val="single" w:sz="2" w:space="0" w:color="E4E0EA"/>
            </w:tcBorders>
            <w:shd w:fill="FFFFFF" w:val="clear"/>
          </w:tcPr>
          <w:p>
            <w:pPr>
              <w:pStyle w:val="Normal"/>
              <w:spacing w:lineRule="auto" w:line="240" w:before="0" w:after="0"/>
              <w:rPr>
                <w:ins w:id="1986" w:author="Hossein Batebi" w:date="2026-09-26T00:00:00Z"/>
              </w:rPr>
            </w:pPr>
            <w:ins w:id="1985" w:author="Hossein Batebi" w:date="2026-09-26T00:00:00Z">
              <w:r>
                <w:rPr>
                  <w:rFonts w:eastAsia="Times New Roman" w:cs="Arial"/>
                  <w:b w:val="false"/>
                  <w:bCs w:val="false"/>
                  <w:sz w:val="16"/>
                  <w:szCs w:val="16"/>
                </w:rPr>
                <w:t xml:space="preserve">8J6J:R</w:t>
              </w:r>
            </w:ins>
          </w:p>
        </w:tc>
        <w:tc>
          <w:tcPr>
            <w:tcW w:w="3060" w:type="dxa"/>
            <w:tcBorders>
              <w:top w:val="single" w:sz="2" w:space="0" w:color="E4E0EA"/>
              <w:bottom w:val="single" w:sz="2" w:space="0" w:color="E4E0EA"/>
            </w:tcBorders>
            <w:shd w:fill="FFFFFF" w:val="clear"/>
          </w:tcPr>
          <w:p>
            <w:pPr>
              <w:pStyle w:val="Normal"/>
              <w:spacing w:lineRule="auto" w:line="240" w:before="0" w:after="0"/>
              <w:rPr>
                <w:ins w:id="1988" w:author="Hossein Batebi" w:date="2026-09-26T00:00:00Z"/>
              </w:rPr>
            </w:pPr>
            <w:ins w:id="1987" w:author="Hossein Batebi" w:date="2026-09-26T00:00:00Z">
              <w:r>
                <w:rPr>
                  <w:rFonts w:eastAsia="Times New Roman" w:cs="Arial"/>
                  <w:b w:val="false"/>
                  <w:bCs w:val="false"/>
                  <w:sz w:val="16"/>
                  <w:szCs w:val="16"/>
                </w:rPr>
                <w:t xml:space="preserve">8K5B:A; 8K5C:A; 8K5D:A</w:t>
              </w:r>
            </w:ins>
          </w:p>
        </w:tc>
        <w:tc>
          <w:tcPr>
            <w:tcW w:w="2500" w:type="dxa"/>
            <w:tcBorders>
              <w:top w:val="single" w:sz="2" w:space="0" w:color="E4E0EA"/>
              <w:bottom w:val="single" w:sz="2" w:space="0" w:color="E4E0EA"/>
            </w:tcBorders>
            <w:shd w:fill="FFFFFF" w:val="clear"/>
          </w:tcPr>
          <w:p>
            <w:pPr>
              <w:pStyle w:val="Normal"/>
              <w:spacing w:lineRule="auto" w:line="240" w:before="0" w:after="0"/>
              <w:rPr>
                <w:ins w:id="1990" w:author="Hossein Batebi" w:date="2026-09-26T00:00:00Z"/>
              </w:rPr>
            </w:pPr>
            <w:ins w:id="1989" w:author="Hossein Batebi" w:date="2026-09-26T00:00:00Z">
              <w:r>
                <w:rPr>
                  <w:rFonts w:eastAsia="Times New Roman" w:cs="Arial"/>
                  <w:b w:val="false"/>
                  <w:bCs w:val="false"/>
                  <w:sz w:val="16"/>
                  <w:szCs w:val="16"/>
                </w:rPr>
                <w:t xml:space="preserve">Receptor-focused reconstruction, transducer-containing specimen</w:t>
              </w:r>
            </w:ins>
          </w:p>
        </w:tc>
      </w:tr>
      <w:tr>
        <w:trPr/>
        <w:tc>
          <w:tcPr>
            <w:tcW w:w="1500" w:type="dxa"/>
            <w:tcBorders>
              <w:top w:val="single" w:sz="2" w:space="0" w:color="E4E0EA"/>
              <w:bottom w:val="single" w:sz="2" w:space="0" w:color="E4E0EA"/>
            </w:tcBorders>
            <w:shd w:fill="FFFFFF" w:val="clear"/>
          </w:tcPr>
          <w:p>
            <w:pPr>
              <w:pStyle w:val="Normal"/>
              <w:spacing w:lineRule="auto" w:line="240" w:before="0" w:after="0"/>
              <w:rPr>
                <w:ins w:id="1992" w:author="Hossein Batebi" w:date="2026-09-26T00:00:00Z"/>
              </w:rPr>
            </w:pPr>
            <w:ins w:id="1991" w:author="Hossein Batebi" w:date="2026-09-26T00:00:00Z">
              <w:r>
                <w:rPr>
                  <w:rFonts w:eastAsia="Times New Roman" w:cs="Arial"/>
                  <w:b w:val="false"/>
                  <w:bCs w:val="false"/>
                  <w:sz w:val="16"/>
                  <w:szCs w:val="16"/>
                </w:rPr>
                <w:t xml:space="preserve">LPA1 receptor</w:t>
              </w:r>
            </w:ins>
          </w:p>
        </w:tc>
        <w:tc>
          <w:tcPr>
            <w:tcW w:w="1000" w:type="dxa"/>
            <w:tcBorders>
              <w:top w:val="single" w:sz="2" w:space="0" w:color="E4E0EA"/>
              <w:bottom w:val="single" w:sz="2" w:space="0" w:color="E4E0EA"/>
            </w:tcBorders>
            <w:shd w:fill="FFFFFF" w:val="clear"/>
          </w:tcPr>
          <w:p>
            <w:pPr>
              <w:pStyle w:val="Normal"/>
              <w:spacing w:lineRule="auto" w:line="240" w:before="0" w:after="0"/>
              <w:rPr>
                <w:ins w:id="1994" w:author="Hossein Batebi" w:date="2026-09-26T00:00:00Z"/>
              </w:rPr>
            </w:pPr>
            <w:ins w:id="1993" w:author="Hossein Batebi" w:date="2026-09-26T00:00:00Z">
              <w:r>
                <w:rPr>
                  <w:rFonts w:eastAsia="Times New Roman" w:cs="Arial"/>
                  <w:b w:val="false"/>
                  <w:bCs w:val="false"/>
                  <w:sz w:val="16"/>
                  <w:szCs w:val="16"/>
                </w:rPr>
                <w:t xml:space="preserve">Gi/o</w:t>
              </w:r>
            </w:ins>
          </w:p>
        </w:tc>
        <w:tc>
          <w:tcPr>
            <w:tcW w:w="1300" w:type="dxa"/>
            <w:tcBorders>
              <w:top w:val="single" w:sz="2" w:space="0" w:color="E4E0EA"/>
              <w:bottom w:val="single" w:sz="2" w:space="0" w:color="E4E0EA"/>
            </w:tcBorders>
            <w:shd w:fill="FFFFFF" w:val="clear"/>
          </w:tcPr>
          <w:p>
            <w:pPr>
              <w:pStyle w:val="Normal"/>
              <w:spacing w:lineRule="auto" w:line="240" w:before="0" w:after="0"/>
              <w:rPr>
                <w:ins w:id="1996" w:author="Hossein Batebi" w:date="2026-09-26T00:00:00Z"/>
              </w:rPr>
            </w:pPr>
            <w:ins w:id="1995" w:author="Hossein Batebi" w:date="2026-09-26T00:00:00Z">
              <w:r>
                <w:rPr>
                  <w:rFonts w:eastAsia="Times New Roman" w:cs="Arial"/>
                  <w:b w:val="false"/>
                  <w:bCs w:val="false"/>
                  <w:sz w:val="16"/>
                  <w:szCs w:val="16"/>
                </w:rPr>
                <w:t xml:space="preserve">7TD0:R</w:t>
              </w:r>
            </w:ins>
          </w:p>
        </w:tc>
        <w:tc>
          <w:tcPr>
            <w:tcW w:w="3060" w:type="dxa"/>
            <w:tcBorders>
              <w:top w:val="single" w:sz="2" w:space="0" w:color="E4E0EA"/>
              <w:bottom w:val="single" w:sz="2" w:space="0" w:color="E4E0EA"/>
            </w:tcBorders>
            <w:shd w:fill="FFFFFF" w:val="clear"/>
          </w:tcPr>
          <w:p>
            <w:pPr>
              <w:pStyle w:val="Normal"/>
              <w:spacing w:lineRule="auto" w:line="240" w:before="0" w:after="0"/>
              <w:rPr>
                <w:ins w:id="1998" w:author="Hossein Batebi" w:date="2026-09-26T00:00:00Z"/>
              </w:rPr>
            </w:pPr>
            <w:ins w:id="1997" w:author="Hossein Batebi" w:date="2026-09-26T00:00:00Z">
              <w:r>
                <w:rPr>
                  <w:rFonts w:eastAsia="Times New Roman" w:cs="Arial"/>
                  <w:b w:val="false"/>
                  <w:bCs w:val="false"/>
                  <w:sz w:val="16"/>
                  <w:szCs w:val="16"/>
                </w:rPr>
                <w:t xml:space="preserve">7YU4:A</w:t>
              </w:r>
            </w:ins>
          </w:p>
        </w:tc>
        <w:tc>
          <w:tcPr>
            <w:tcW w:w="2500" w:type="dxa"/>
            <w:tcBorders>
              <w:top w:val="single" w:sz="2" w:space="0" w:color="E4E0EA"/>
              <w:bottom w:val="single" w:sz="2" w:space="0" w:color="E4E0EA"/>
            </w:tcBorders>
            <w:shd w:fill="FFFFFF" w:val="clear"/>
          </w:tcPr>
          <w:p>
            <w:pPr>
              <w:pStyle w:val="Normal"/>
              <w:spacing w:lineRule="auto" w:line="240" w:before="0" w:after="0"/>
              <w:rPr>
                <w:ins w:id="2000" w:author="Hossein Batebi" w:date="2026-09-26T00:00:00Z"/>
              </w:rPr>
            </w:pPr>
            <w:ins w:id="1999" w:author="Hossein Batebi" w:date="2026-09-26T00:00:00Z">
              <w:r>
                <w:rPr>
                  <w:rFonts w:eastAsia="Times New Roman" w:cs="Arial"/>
                  <w:b w:val="false"/>
                  <w:bCs w:val="false"/>
                  <w:sz w:val="16"/>
                  <w:szCs w:val="16"/>
                </w:rPr>
                <w:t xml:space="preserve">Receptor-focused reconstruction, transducer-containing specimen</w:t>
              </w:r>
            </w:ins>
          </w:p>
        </w:tc>
      </w:tr>
      <w:tr>
        <w:trPr/>
        <w:tc>
          <w:tcPr>
            <w:tcW w:w="1500" w:type="dxa"/>
            <w:tcBorders>
              <w:top w:val="single" w:sz="2" w:space="0" w:color="E4E0EA"/>
              <w:bottom w:val="single" w:sz="2" w:space="0" w:color="E4E0EA"/>
            </w:tcBorders>
            <w:shd w:fill="FFFFFF" w:val="clear"/>
          </w:tcPr>
          <w:p>
            <w:pPr>
              <w:pStyle w:val="Normal"/>
              <w:spacing w:lineRule="auto" w:line="240" w:before="0" w:after="0"/>
              <w:rPr>
                <w:ins w:id="2002" w:author="Hossein Batebi" w:date="2026-09-26T00:00:00Z"/>
              </w:rPr>
            </w:pPr>
            <w:ins w:id="2001" w:author="Hossein Batebi" w:date="2026-09-26T00:00:00Z">
              <w:r>
                <w:rPr>
                  <w:rFonts w:eastAsia="Times New Roman" w:cs="Arial"/>
                  <w:b w:val="false"/>
                  <w:bCs w:val="false"/>
                  <w:sz w:val="16"/>
                  <w:szCs w:val="16"/>
                </w:rPr>
                <w:t xml:space="preserve">LPA1 receptor</w:t>
              </w:r>
            </w:ins>
          </w:p>
        </w:tc>
        <w:tc>
          <w:tcPr>
            <w:tcW w:w="1000" w:type="dxa"/>
            <w:tcBorders>
              <w:top w:val="single" w:sz="2" w:space="0" w:color="E4E0EA"/>
              <w:bottom w:val="single" w:sz="2" w:space="0" w:color="E4E0EA"/>
            </w:tcBorders>
            <w:shd w:fill="FFFFFF" w:val="clear"/>
          </w:tcPr>
          <w:p>
            <w:pPr>
              <w:pStyle w:val="Normal"/>
              <w:spacing w:lineRule="auto" w:line="240" w:before="0" w:after="0"/>
              <w:rPr>
                <w:ins w:id="2004" w:author="Hossein Batebi" w:date="2026-09-26T00:00:00Z"/>
              </w:rPr>
            </w:pPr>
            <w:ins w:id="2003" w:author="Hossein Batebi" w:date="2026-09-26T00:00:00Z">
              <w:r>
                <w:rPr>
                  <w:rFonts w:eastAsia="Times New Roman" w:cs="Arial"/>
                  <w:b w:val="false"/>
                  <w:bCs w:val="false"/>
                  <w:sz w:val="16"/>
                  <w:szCs w:val="16"/>
                </w:rPr>
                <w:t xml:space="preserve">Gq/11</w:t>
              </w:r>
            </w:ins>
          </w:p>
        </w:tc>
        <w:tc>
          <w:tcPr>
            <w:tcW w:w="1300" w:type="dxa"/>
            <w:tcBorders>
              <w:top w:val="single" w:sz="2" w:space="0" w:color="E4E0EA"/>
              <w:bottom w:val="single" w:sz="2" w:space="0" w:color="E4E0EA"/>
            </w:tcBorders>
            <w:shd w:fill="FFFFFF" w:val="clear"/>
          </w:tcPr>
          <w:p>
            <w:pPr>
              <w:pStyle w:val="Normal"/>
              <w:spacing w:lineRule="auto" w:line="240" w:before="0" w:after="0"/>
              <w:rPr>
                <w:ins w:id="2006" w:author="Hossein Batebi" w:date="2026-09-26T00:00:00Z"/>
              </w:rPr>
            </w:pPr>
            <w:ins w:id="2005" w:author="Hossein Batebi" w:date="2026-09-26T00:00:00Z">
              <w:r>
                <w:rPr>
                  <w:rFonts w:eastAsia="Times New Roman" w:cs="Arial"/>
                  <w:b w:val="false"/>
                  <w:bCs w:val="false"/>
                  <w:sz w:val="16"/>
                  <w:szCs w:val="16"/>
                </w:rPr>
                <w:t xml:space="preserve">9IZG:R</w:t>
              </w:r>
            </w:ins>
          </w:p>
        </w:tc>
        <w:tc>
          <w:tcPr>
            <w:tcW w:w="3060" w:type="dxa"/>
            <w:tcBorders>
              <w:top w:val="single" w:sz="2" w:space="0" w:color="E4E0EA"/>
              <w:bottom w:val="single" w:sz="2" w:space="0" w:color="E4E0EA"/>
            </w:tcBorders>
            <w:shd w:fill="FFFFFF" w:val="clear"/>
          </w:tcPr>
          <w:p>
            <w:pPr>
              <w:pStyle w:val="Normal"/>
              <w:spacing w:lineRule="auto" w:line="240" w:before="0" w:after="0"/>
              <w:rPr>
                <w:ins w:id="2008" w:author="Hossein Batebi" w:date="2026-09-26T00:00:00Z"/>
              </w:rPr>
            </w:pPr>
            <w:ins w:id="2007" w:author="Hossein Batebi" w:date="2026-09-26T00:00:00Z">
              <w:r>
                <w:rPr>
                  <w:rFonts w:eastAsia="Times New Roman" w:cs="Arial"/>
                  <w:b w:val="false"/>
                  <w:bCs w:val="false"/>
                  <w:sz w:val="16"/>
                  <w:szCs w:val="16"/>
                </w:rPr>
                <w:t xml:space="preserve">7YU4:A</w:t>
              </w:r>
            </w:ins>
          </w:p>
        </w:tc>
        <w:tc>
          <w:tcPr>
            <w:tcW w:w="2500" w:type="dxa"/>
            <w:tcBorders>
              <w:top w:val="single" w:sz="2" w:space="0" w:color="E4E0EA"/>
              <w:bottom w:val="single" w:sz="2" w:space="0" w:color="E4E0EA"/>
            </w:tcBorders>
            <w:shd w:fill="FFFFFF" w:val="clear"/>
          </w:tcPr>
          <w:p>
            <w:pPr>
              <w:pStyle w:val="Normal"/>
              <w:spacing w:lineRule="auto" w:line="240" w:before="0" w:after="0"/>
              <w:rPr>
                <w:ins w:id="2010" w:author="Hossein Batebi" w:date="2026-09-26T00:00:00Z"/>
              </w:rPr>
            </w:pPr>
            <w:ins w:id="2009" w:author="Hossein Batebi" w:date="2026-09-26T00:00:00Z">
              <w:r>
                <w:rPr>
                  <w:rFonts w:eastAsia="Times New Roman" w:cs="Arial"/>
                  <w:b w:val="false"/>
                  <w:bCs w:val="false"/>
                  <w:sz w:val="16"/>
                  <w:szCs w:val="16"/>
                </w:rPr>
                <w:t xml:space="preserve">Receptor-focused reconstruction, transducer-containing specimen</w:t>
              </w:r>
            </w:ins>
          </w:p>
        </w:tc>
      </w:tr>
      <w:tr>
        <w:trPr/>
        <w:tc>
          <w:tcPr>
            <w:tcW w:w="1500" w:type="dxa"/>
            <w:tcBorders>
              <w:top w:val="single" w:sz="2" w:space="0" w:color="E4E0EA"/>
              <w:bottom w:val="single" w:sz="2" w:space="0" w:color="E4E0EA"/>
            </w:tcBorders>
            <w:shd w:fill="FFFFFF" w:val="clear"/>
          </w:tcPr>
          <w:p>
            <w:pPr>
              <w:pStyle w:val="Normal"/>
              <w:spacing w:lineRule="auto" w:line="240" w:before="0" w:after="0"/>
              <w:rPr>
                <w:ins w:id="2012" w:author="Hossein Batebi" w:date="2026-09-26T00:00:00Z"/>
              </w:rPr>
            </w:pPr>
            <w:ins w:id="2011" w:author="Hossein Batebi" w:date="2026-09-26T00:00:00Z">
              <w:r>
                <w:rPr>
                  <w:rFonts w:eastAsia="Times New Roman" w:cs="Arial"/>
                  <w:b w:val="false"/>
                  <w:bCs w:val="false"/>
                  <w:sz w:val="16"/>
                  <w:szCs w:val="16"/>
                </w:rPr>
                <w:t xml:space="preserve">MRGPRX2</w:t>
              </w:r>
            </w:ins>
          </w:p>
        </w:tc>
        <w:tc>
          <w:tcPr>
            <w:tcW w:w="1000" w:type="dxa"/>
            <w:tcBorders>
              <w:top w:val="single" w:sz="2" w:space="0" w:color="E4E0EA"/>
              <w:bottom w:val="single" w:sz="2" w:space="0" w:color="E4E0EA"/>
            </w:tcBorders>
            <w:shd w:fill="FFFFFF" w:val="clear"/>
          </w:tcPr>
          <w:p>
            <w:pPr>
              <w:pStyle w:val="Normal"/>
              <w:spacing w:lineRule="auto" w:line="240" w:before="0" w:after="0"/>
              <w:rPr>
                <w:ins w:id="2014" w:author="Hossein Batebi" w:date="2026-09-26T00:00:00Z"/>
              </w:rPr>
            </w:pPr>
            <w:ins w:id="2013" w:author="Hossein Batebi" w:date="2026-09-26T00:00:00Z">
              <w:r>
                <w:rPr>
                  <w:rFonts w:eastAsia="Times New Roman" w:cs="Arial"/>
                  <w:b w:val="false"/>
                  <w:bCs w:val="false"/>
                  <w:sz w:val="16"/>
                  <w:szCs w:val="16"/>
                </w:rPr>
                <w:t xml:space="preserve">Gi/o</w:t>
              </w:r>
            </w:ins>
          </w:p>
        </w:tc>
        <w:tc>
          <w:tcPr>
            <w:tcW w:w="1300" w:type="dxa"/>
            <w:tcBorders>
              <w:top w:val="single" w:sz="2" w:space="0" w:color="E4E0EA"/>
              <w:bottom w:val="single" w:sz="2" w:space="0" w:color="E4E0EA"/>
            </w:tcBorders>
            <w:shd w:fill="FFFFFF" w:val="clear"/>
          </w:tcPr>
          <w:p>
            <w:pPr>
              <w:pStyle w:val="Normal"/>
              <w:spacing w:lineRule="auto" w:line="240" w:before="0" w:after="0"/>
              <w:rPr>
                <w:ins w:id="2016" w:author="Hossein Batebi" w:date="2026-09-26T00:00:00Z"/>
              </w:rPr>
            </w:pPr>
            <w:ins w:id="2015" w:author="Hossein Batebi" w:date="2026-09-26T00:00:00Z">
              <w:r>
                <w:rPr>
                  <w:rFonts w:eastAsia="Times New Roman" w:cs="Arial"/>
                  <w:b w:val="false"/>
                  <w:bCs w:val="false"/>
                  <w:sz w:val="16"/>
                  <w:szCs w:val="16"/>
                </w:rPr>
                <w:t xml:space="preserve">7VV5:R</w:t>
              </w:r>
            </w:ins>
          </w:p>
        </w:tc>
        <w:tc>
          <w:tcPr>
            <w:tcW w:w="3060" w:type="dxa"/>
            <w:tcBorders>
              <w:top w:val="single" w:sz="2" w:space="0" w:color="E4E0EA"/>
              <w:bottom w:val="single" w:sz="2" w:space="0" w:color="E4E0EA"/>
            </w:tcBorders>
            <w:shd w:fill="FFFFFF" w:val="clear"/>
          </w:tcPr>
          <w:p>
            <w:pPr>
              <w:pStyle w:val="Normal"/>
              <w:spacing w:lineRule="auto" w:line="240" w:before="0" w:after="0"/>
              <w:rPr>
                <w:ins w:id="2018" w:author="Hossein Batebi" w:date="2026-09-26T00:00:00Z"/>
              </w:rPr>
            </w:pPr>
            <w:ins w:id="2017" w:author="Hossein Batebi" w:date="2026-09-26T00:00:00Z">
              <w:r>
                <w:rPr>
                  <w:rFonts w:eastAsia="Times New Roman" w:cs="Arial"/>
                  <w:b w:val="false"/>
                  <w:bCs w:val="false"/>
                  <w:sz w:val="16"/>
                  <w:szCs w:val="16"/>
                </w:rPr>
                <w:t xml:space="preserve">7VV6:R</w:t>
              </w:r>
            </w:ins>
          </w:p>
        </w:tc>
        <w:tc>
          <w:tcPr>
            <w:tcW w:w="2500" w:type="dxa"/>
            <w:tcBorders>
              <w:top w:val="single" w:sz="2" w:space="0" w:color="E4E0EA"/>
              <w:bottom w:val="single" w:sz="2" w:space="0" w:color="E4E0EA"/>
            </w:tcBorders>
            <w:shd w:fill="FFFFFF" w:val="clear"/>
          </w:tcPr>
          <w:p>
            <w:pPr>
              <w:pStyle w:val="Normal"/>
              <w:spacing w:lineRule="auto" w:line="240" w:before="0" w:after="0"/>
              <w:rPr>
                <w:ins w:id="2020" w:author="Hossein Batebi" w:date="2026-09-26T00:00:00Z"/>
              </w:rPr>
            </w:pPr>
            <w:ins w:id="2019" w:author="Hossein Batebi" w:date="2026-09-26T00:00:00Z">
              <w:r>
                <w:rPr>
                  <w:rFonts w:eastAsia="Times New Roman" w:cs="Arial"/>
                  <w:b w:val="false"/>
                  <w:bCs w:val="false"/>
                  <w:sz w:val="16"/>
                  <w:szCs w:val="16"/>
                </w:rPr>
                <w:t xml:space="preserve">Receptor-focused reconstruction, transducer-containing specimen</w:t>
              </w:r>
            </w:ins>
          </w:p>
        </w:tc>
      </w:tr>
      <w:tr>
        <w:trPr/>
        <w:tc>
          <w:tcPr>
            <w:tcW w:w="1500" w:type="dxa"/>
            <w:tcBorders>
              <w:top w:val="single" w:sz="2" w:space="0" w:color="E4E0EA"/>
              <w:bottom w:val="single" w:sz="2" w:space="0" w:color="E4E0EA"/>
            </w:tcBorders>
            <w:shd w:fill="FFFFFF" w:val="clear"/>
          </w:tcPr>
          <w:p>
            <w:pPr>
              <w:pStyle w:val="Normal"/>
              <w:spacing w:lineRule="auto" w:line="240" w:before="0" w:after="0"/>
              <w:rPr>
                <w:ins w:id="2022" w:author="Hossein Batebi" w:date="2026-09-26T00:00:00Z"/>
              </w:rPr>
            </w:pPr>
            <w:ins w:id="2021" w:author="Hossein Batebi" w:date="2026-09-26T00:00:00Z">
              <w:r>
                <w:rPr>
                  <w:rFonts w:eastAsia="Times New Roman" w:cs="Arial"/>
                  <w:b w:val="false"/>
                  <w:bCs w:val="false"/>
                  <w:sz w:val="16"/>
                  <w:szCs w:val="16"/>
                </w:rPr>
                <w:t xml:space="preserve">MRGPRX2</w:t>
              </w:r>
            </w:ins>
          </w:p>
        </w:tc>
        <w:tc>
          <w:tcPr>
            <w:tcW w:w="1000" w:type="dxa"/>
            <w:tcBorders>
              <w:top w:val="single" w:sz="2" w:space="0" w:color="E4E0EA"/>
              <w:bottom w:val="single" w:sz="2" w:space="0" w:color="E4E0EA"/>
            </w:tcBorders>
            <w:shd w:fill="FFFFFF" w:val="clear"/>
          </w:tcPr>
          <w:p>
            <w:pPr>
              <w:pStyle w:val="Normal"/>
              <w:spacing w:lineRule="auto" w:line="240" w:before="0" w:after="0"/>
              <w:rPr>
                <w:ins w:id="2024" w:author="Hossein Batebi" w:date="2026-09-26T00:00:00Z"/>
              </w:rPr>
            </w:pPr>
            <w:ins w:id="2023" w:author="Hossein Batebi" w:date="2026-09-26T00:00:00Z">
              <w:r>
                <w:rPr>
                  <w:rFonts w:eastAsia="Times New Roman" w:cs="Arial"/>
                  <w:b w:val="false"/>
                  <w:bCs w:val="false"/>
                  <w:sz w:val="16"/>
                  <w:szCs w:val="16"/>
                </w:rPr>
                <w:t xml:space="preserve">Gq/11</w:t>
              </w:r>
            </w:ins>
          </w:p>
        </w:tc>
        <w:tc>
          <w:tcPr>
            <w:tcW w:w="1300" w:type="dxa"/>
            <w:tcBorders>
              <w:top w:val="single" w:sz="2" w:space="0" w:color="E4E0EA"/>
              <w:bottom w:val="single" w:sz="2" w:space="0" w:color="E4E0EA"/>
            </w:tcBorders>
            <w:shd w:fill="FFFFFF" w:val="clear"/>
          </w:tcPr>
          <w:p>
            <w:pPr>
              <w:pStyle w:val="Normal"/>
              <w:spacing w:lineRule="auto" w:line="240" w:before="0" w:after="0"/>
              <w:rPr>
                <w:ins w:id="2026" w:author="Hossein Batebi" w:date="2026-09-26T00:00:00Z"/>
              </w:rPr>
            </w:pPr>
            <w:ins w:id="2025" w:author="Hossein Batebi" w:date="2026-09-26T00:00:00Z">
              <w:r>
                <w:rPr>
                  <w:rFonts w:eastAsia="Times New Roman" w:cs="Arial"/>
                  <w:b w:val="false"/>
                  <w:bCs w:val="false"/>
                  <w:sz w:val="16"/>
                  <w:szCs w:val="16"/>
                </w:rPr>
                <w:t xml:space="preserve">7S8L:R</w:t>
              </w:r>
            </w:ins>
          </w:p>
        </w:tc>
        <w:tc>
          <w:tcPr>
            <w:tcW w:w="3060" w:type="dxa"/>
            <w:tcBorders>
              <w:top w:val="single" w:sz="2" w:space="0" w:color="E4E0EA"/>
              <w:bottom w:val="single" w:sz="2" w:space="0" w:color="E4E0EA"/>
            </w:tcBorders>
            <w:shd w:fill="FFFFFF" w:val="clear"/>
          </w:tcPr>
          <w:p>
            <w:pPr>
              <w:pStyle w:val="Normal"/>
              <w:spacing w:lineRule="auto" w:line="240" w:before="0" w:after="0"/>
              <w:rPr>
                <w:ins w:id="2028" w:author="Hossein Batebi" w:date="2026-09-26T00:00:00Z"/>
              </w:rPr>
            </w:pPr>
            <w:ins w:id="2027" w:author="Hossein Batebi" w:date="2026-09-26T00:00:00Z">
              <w:r>
                <w:rPr>
                  <w:rFonts w:eastAsia="Times New Roman" w:cs="Arial"/>
                  <w:b w:val="false"/>
                  <w:bCs w:val="false"/>
                  <w:sz w:val="16"/>
                  <w:szCs w:val="16"/>
                </w:rPr>
                <w:t xml:space="preserve">7VV6:R</w:t>
              </w:r>
            </w:ins>
          </w:p>
        </w:tc>
        <w:tc>
          <w:tcPr>
            <w:tcW w:w="2500" w:type="dxa"/>
            <w:tcBorders>
              <w:top w:val="single" w:sz="2" w:space="0" w:color="E4E0EA"/>
              <w:bottom w:val="single" w:sz="2" w:space="0" w:color="E4E0EA"/>
            </w:tcBorders>
            <w:shd w:fill="FFFFFF" w:val="clear"/>
          </w:tcPr>
          <w:p>
            <w:pPr>
              <w:pStyle w:val="Normal"/>
              <w:spacing w:lineRule="auto" w:line="240" w:before="0" w:after="0"/>
              <w:rPr>
                <w:ins w:id="2030" w:author="Hossein Batebi" w:date="2026-09-26T00:00:00Z"/>
              </w:rPr>
            </w:pPr>
            <w:ins w:id="2029" w:author="Hossein Batebi" w:date="2026-09-26T00:00:00Z">
              <w:r>
                <w:rPr>
                  <w:rFonts w:eastAsia="Times New Roman" w:cs="Arial"/>
                  <w:b w:val="false"/>
                  <w:bCs w:val="false"/>
                  <w:sz w:val="16"/>
                  <w:szCs w:val="16"/>
                </w:rPr>
                <w:t xml:space="preserve">Receptor-focused reconstruction, transducer-containing specimen</w:t>
              </w:r>
            </w:ins>
          </w:p>
        </w:tc>
      </w:tr>
      <w:tr>
        <w:trPr/>
        <w:tc>
          <w:tcPr>
            <w:tcW w:w="1500" w:type="dxa"/>
            <w:tcBorders>
              <w:top w:val="single" w:sz="2" w:space="0" w:color="E4E0EA"/>
              <w:bottom w:val="single" w:sz="2" w:space="0" w:color="E4E0EA"/>
            </w:tcBorders>
            <w:shd w:fill="FFFFFF" w:val="clear"/>
          </w:tcPr>
          <w:p>
            <w:pPr>
              <w:pStyle w:val="Normal"/>
              <w:spacing w:lineRule="auto" w:line="240" w:before="0" w:after="0"/>
              <w:rPr>
                <w:ins w:id="2032" w:author="Hossein Batebi" w:date="2026-09-26T00:00:00Z"/>
              </w:rPr>
            </w:pPr>
            <w:ins w:id="2031" w:author="Hossein Batebi" w:date="2026-09-26T00:00:00Z">
              <w:r>
                <w:rPr>
                  <w:rFonts w:eastAsia="Times New Roman" w:cs="Arial"/>
                  <w:b w:val="false"/>
                  <w:bCs w:val="false"/>
                  <w:sz w:val="16"/>
                  <w:szCs w:val="16"/>
                </w:rPr>
                <w:t xml:space="preserve">δ receptor</w:t>
              </w:r>
            </w:ins>
          </w:p>
        </w:tc>
        <w:tc>
          <w:tcPr>
            <w:tcW w:w="1000" w:type="dxa"/>
            <w:tcBorders>
              <w:top w:val="single" w:sz="2" w:space="0" w:color="E4E0EA"/>
              <w:bottom w:val="single" w:sz="2" w:space="0" w:color="E4E0EA"/>
            </w:tcBorders>
            <w:shd w:fill="FFFFFF" w:val="clear"/>
          </w:tcPr>
          <w:p>
            <w:pPr>
              <w:pStyle w:val="Normal"/>
              <w:spacing w:lineRule="auto" w:line="240" w:before="0" w:after="0"/>
              <w:rPr>
                <w:ins w:id="2034" w:author="Hossein Batebi" w:date="2026-09-26T00:00:00Z"/>
              </w:rPr>
            </w:pPr>
            <w:ins w:id="2033" w:author="Hossein Batebi" w:date="2026-09-26T00:00:00Z">
              <w:r>
                <w:rPr>
                  <w:rFonts w:eastAsia="Times New Roman" w:cs="Arial"/>
                  <w:b w:val="false"/>
                  <w:bCs w:val="false"/>
                  <w:sz w:val="16"/>
                  <w:szCs w:val="16"/>
                </w:rPr>
                <w:t xml:space="preserve">Gi/o</w:t>
              </w:r>
            </w:ins>
          </w:p>
        </w:tc>
        <w:tc>
          <w:tcPr>
            <w:tcW w:w="1300" w:type="dxa"/>
            <w:tcBorders>
              <w:top w:val="single" w:sz="2" w:space="0" w:color="E4E0EA"/>
              <w:bottom w:val="single" w:sz="2" w:space="0" w:color="E4E0EA"/>
            </w:tcBorders>
            <w:shd w:fill="FFFFFF" w:val="clear"/>
          </w:tcPr>
          <w:p>
            <w:pPr>
              <w:pStyle w:val="Normal"/>
              <w:spacing w:lineRule="auto" w:line="240" w:before="0" w:after="0"/>
              <w:rPr>
                <w:ins w:id="2036" w:author="Hossein Batebi" w:date="2026-09-26T00:00:00Z"/>
              </w:rPr>
            </w:pPr>
            <w:ins w:id="2035" w:author="Hossein Batebi" w:date="2026-09-26T00:00:00Z">
              <w:r>
                <w:rPr>
                  <w:rFonts w:eastAsia="Times New Roman" w:cs="Arial"/>
                  <w:b w:val="false"/>
                  <w:bCs w:val="false"/>
                  <w:sz w:val="16"/>
                  <w:szCs w:val="16"/>
                </w:rPr>
                <w:t xml:space="preserve">8F7S:R</w:t>
              </w:r>
            </w:ins>
          </w:p>
        </w:tc>
        <w:tc>
          <w:tcPr>
            <w:tcW w:w="3060" w:type="dxa"/>
            <w:tcBorders>
              <w:top w:val="single" w:sz="2" w:space="0" w:color="E4E0EA"/>
              <w:bottom w:val="single" w:sz="2" w:space="0" w:color="E4E0EA"/>
            </w:tcBorders>
            <w:shd w:fill="FFFFFF" w:val="clear"/>
          </w:tcPr>
          <w:p>
            <w:pPr>
              <w:pStyle w:val="Normal"/>
              <w:spacing w:lineRule="auto" w:line="240" w:before="0" w:after="0"/>
              <w:rPr>
                <w:ins w:id="2038" w:author="Hossein Batebi" w:date="2026-09-26T00:00:00Z"/>
              </w:rPr>
            </w:pPr>
            <w:ins w:id="2037" w:author="Hossein Batebi" w:date="2026-09-26T00:00:00Z">
              <w:r>
                <w:rPr>
                  <w:rFonts w:eastAsia="Times New Roman" w:cs="Arial"/>
                  <w:b w:val="false"/>
                  <w:bCs w:val="false"/>
                  <w:sz w:val="16"/>
                  <w:szCs w:val="16"/>
                </w:rPr>
                <w:t xml:space="preserve">6PT3:A</w:t>
              </w:r>
            </w:ins>
          </w:p>
        </w:tc>
        <w:tc>
          <w:tcPr>
            <w:tcW w:w="2500" w:type="dxa"/>
            <w:tcBorders>
              <w:top w:val="single" w:sz="2" w:space="0" w:color="E4E0EA"/>
              <w:bottom w:val="single" w:sz="2" w:space="0" w:color="E4E0EA"/>
            </w:tcBorders>
            <w:shd w:fill="FFFFFF" w:val="clear"/>
          </w:tcPr>
          <w:p>
            <w:pPr>
              <w:pStyle w:val="Normal"/>
              <w:spacing w:lineRule="auto" w:line="240" w:before="0" w:after="0"/>
              <w:rPr>
                <w:ins w:id="2040" w:author="Hossein Batebi" w:date="2026-09-26T00:00:00Z"/>
              </w:rPr>
            </w:pPr>
            <w:ins w:id="2039" w:author="Hossein Batebi" w:date="2026-09-26T00:00:00Z">
              <w:r>
                <w:rPr>
                  <w:rFonts w:eastAsia="Times New Roman" w:cs="Arial"/>
                  <w:b w:val="false"/>
                  <w:bCs w:val="false"/>
                  <w:sz w:val="16"/>
                  <w:szCs w:val="16"/>
                </w:rPr>
                <w:t xml:space="preserve">Transducer-free</w:t>
              </w:r>
            </w:ins>
          </w:p>
        </w:tc>
      </w:tr>
      <w:tr>
        <w:trPr/>
        <w:tc>
          <w:tcPr>
            <w:tcW w:w="1500" w:type="dxa"/>
            <w:tcBorders>
              <w:top w:val="single" w:sz="2" w:space="0" w:color="E4E0EA"/>
              <w:bottom w:val="single" w:sz="2" w:space="0" w:color="E4E0EA"/>
            </w:tcBorders>
            <w:shd w:fill="FFFFFF" w:val="clear"/>
          </w:tcPr>
          <w:p>
            <w:pPr>
              <w:pStyle w:val="Normal"/>
              <w:spacing w:lineRule="auto" w:line="240" w:before="0" w:after="0"/>
              <w:rPr>
                <w:ins w:id="2042" w:author="Hossein Batebi" w:date="2026-09-26T00:00:00Z"/>
              </w:rPr>
            </w:pPr>
            <w:ins w:id="2041" w:author="Hossein Batebi" w:date="2026-09-26T00:00:00Z">
              <w:r>
                <w:rPr>
                  <w:rFonts w:eastAsia="Times New Roman" w:cs="Arial"/>
                  <w:b w:val="false"/>
                  <w:bCs w:val="false"/>
                  <w:sz w:val="16"/>
                  <w:szCs w:val="16"/>
                </w:rPr>
                <w:t xml:space="preserve">rhodopsin</w:t>
              </w:r>
            </w:ins>
          </w:p>
        </w:tc>
        <w:tc>
          <w:tcPr>
            <w:tcW w:w="1000" w:type="dxa"/>
            <w:tcBorders>
              <w:top w:val="single" w:sz="2" w:space="0" w:color="E4E0EA"/>
              <w:bottom w:val="single" w:sz="2" w:space="0" w:color="E4E0EA"/>
            </w:tcBorders>
            <w:shd w:fill="FFFFFF" w:val="clear"/>
          </w:tcPr>
          <w:p>
            <w:pPr>
              <w:pStyle w:val="Normal"/>
              <w:spacing w:lineRule="auto" w:line="240" w:before="0" w:after="0"/>
              <w:rPr>
                <w:ins w:id="2044" w:author="Hossein Batebi" w:date="2026-09-26T00:00:00Z"/>
              </w:rPr>
            </w:pPr>
            <w:ins w:id="2043" w:author="Hossein Batebi" w:date="2026-09-26T00:00:00Z">
              <w:r>
                <w:rPr>
                  <w:rFonts w:eastAsia="Times New Roman" w:cs="Arial"/>
                  <w:b w:val="false"/>
                  <w:bCs w:val="false"/>
                  <w:sz w:val="16"/>
                  <w:szCs w:val="16"/>
                </w:rPr>
                <w:t xml:space="preserve">Gi/o</w:t>
              </w:r>
            </w:ins>
          </w:p>
        </w:tc>
        <w:tc>
          <w:tcPr>
            <w:tcW w:w="1300" w:type="dxa"/>
            <w:tcBorders>
              <w:top w:val="single" w:sz="2" w:space="0" w:color="E4E0EA"/>
              <w:bottom w:val="single" w:sz="2" w:space="0" w:color="E4E0EA"/>
            </w:tcBorders>
            <w:shd w:fill="FFFFFF" w:val="clear"/>
          </w:tcPr>
          <w:p>
            <w:pPr>
              <w:pStyle w:val="Normal"/>
              <w:spacing w:lineRule="auto" w:line="240" w:before="0" w:after="0"/>
              <w:rPr>
                <w:ins w:id="2046" w:author="Hossein Batebi" w:date="2026-09-26T00:00:00Z"/>
              </w:rPr>
            </w:pPr>
            <w:ins w:id="2045" w:author="Hossein Batebi" w:date="2026-09-26T00:00:00Z">
              <w:r>
                <w:rPr>
                  <w:rFonts w:eastAsia="Times New Roman" w:cs="Arial"/>
                  <w:b w:val="false"/>
                  <w:bCs w:val="false"/>
                  <w:sz w:val="16"/>
                  <w:szCs w:val="16"/>
                </w:rPr>
                <w:t xml:space="preserve">4X1H:A</w:t>
              </w:r>
            </w:ins>
          </w:p>
        </w:tc>
        <w:tc>
          <w:tcPr>
            <w:tcW w:w="3060" w:type="dxa"/>
            <w:tcBorders>
              <w:top w:val="single" w:sz="2" w:space="0" w:color="E4E0EA"/>
              <w:bottom w:val="single" w:sz="2" w:space="0" w:color="E4E0EA"/>
            </w:tcBorders>
            <w:shd w:fill="FFFFFF" w:val="clear"/>
          </w:tcPr>
          <w:p>
            <w:pPr>
              <w:pStyle w:val="Normal"/>
              <w:spacing w:lineRule="auto" w:line="240" w:before="0" w:after="0"/>
              <w:rPr>
                <w:ins w:id="2048" w:author="Hossein Batebi" w:date="2026-09-26T00:00:00Z"/>
              </w:rPr>
            </w:pPr>
            <w:ins w:id="2047" w:author="Hossein Batebi" w:date="2026-09-26T00:00:00Z">
              <w:r>
                <w:rPr>
                  <w:rFonts w:eastAsia="Times New Roman" w:cs="Arial"/>
                  <w:b w:val="false"/>
                  <w:bCs w:val="false"/>
                  <w:sz w:val="16"/>
                  <w:szCs w:val="16"/>
                </w:rPr>
                <w:t xml:space="preserve">3CAP:A; 3PXO:A; 4BEZ:A; 5DYS:A; 5TE3:A; 6FK6:A to 6FKD:A</w:t>
              </w:r>
            </w:ins>
          </w:p>
        </w:tc>
        <w:tc>
          <w:tcPr>
            <w:tcW w:w="2500" w:type="dxa"/>
            <w:tcBorders>
              <w:top w:val="single" w:sz="2" w:space="0" w:color="E4E0EA"/>
              <w:bottom w:val="single" w:sz="2" w:space="0" w:color="E4E0EA"/>
            </w:tcBorders>
            <w:shd w:fill="FFFFFF" w:val="clear"/>
          </w:tcPr>
          <w:p>
            <w:pPr>
              <w:pStyle w:val="Normal"/>
              <w:spacing w:lineRule="auto" w:line="240" w:before="0" w:after="0"/>
              <w:rPr>
                <w:ins w:id="2050" w:author="Hossein Batebi" w:date="2026-09-26T00:00:00Z"/>
              </w:rPr>
            </w:pPr>
            <w:ins w:id="2049" w:author="Hossein Batebi" w:date="2026-09-26T00:00:00Z">
              <w:r>
                <w:rPr>
                  <w:rFonts w:eastAsia="Times New Roman" w:cs="Arial"/>
                  <w:b w:val="false"/>
                  <w:bCs w:val="false"/>
                  <w:sz w:val="16"/>
                  <w:szCs w:val="16"/>
                </w:rPr>
                <w:t xml:space="preserve">Transducer-free</w:t>
              </w:r>
            </w:ins>
          </w:p>
        </w:tc>
      </w:tr>
      <w:tr>
        <w:trPr/>
        <w:tc>
          <w:tcPr>
            <w:tcW w:w="1500" w:type="dxa"/>
            <w:tcBorders>
              <w:top w:val="single" w:sz="2" w:space="0" w:color="E4E0EA"/>
              <w:bottom w:val="single" w:sz="2" w:space="0" w:color="E4E0EA"/>
            </w:tcBorders>
            <w:shd w:fill="FFFFFF" w:val="clear"/>
          </w:tcPr>
          <w:p>
            <w:pPr>
              <w:pStyle w:val="Normal"/>
              <w:spacing w:lineRule="auto" w:line="240" w:before="0" w:after="0"/>
              <w:rPr>
                <w:ins w:id="2052" w:author="Hossein Batebi" w:date="2026-09-26T00:00:00Z"/>
              </w:rPr>
            </w:pPr>
            <w:ins w:id="2051" w:author="Hossein Batebi" w:date="2026-09-26T00:00:00Z">
              <w:r>
                <w:rPr>
                  <w:rFonts w:eastAsia="Times New Roman" w:cs="Arial"/>
                  <w:b w:val="false"/>
                  <w:bCs w:val="false"/>
                  <w:sz w:val="16"/>
                  <w:szCs w:val="16"/>
                </w:rPr>
                <w:t xml:space="preserve">TAAR1</w:t>
              </w:r>
            </w:ins>
          </w:p>
        </w:tc>
        <w:tc>
          <w:tcPr>
            <w:tcW w:w="1000" w:type="dxa"/>
            <w:tcBorders>
              <w:top w:val="single" w:sz="2" w:space="0" w:color="E4E0EA"/>
              <w:bottom w:val="single" w:sz="2" w:space="0" w:color="E4E0EA"/>
            </w:tcBorders>
            <w:shd w:fill="FFFFFF" w:val="clear"/>
          </w:tcPr>
          <w:p>
            <w:pPr>
              <w:pStyle w:val="Normal"/>
              <w:spacing w:lineRule="auto" w:line="240" w:before="0" w:after="0"/>
              <w:rPr>
                <w:ins w:id="2054" w:author="Hossein Batebi" w:date="2026-09-26T00:00:00Z"/>
              </w:rPr>
            </w:pPr>
            <w:ins w:id="2053" w:author="Hossein Batebi" w:date="2026-09-26T00:00:00Z">
              <w:r>
                <w:rPr>
                  <w:rFonts w:eastAsia="Times New Roman" w:cs="Arial"/>
                  <w:b w:val="false"/>
                  <w:bCs w:val="false"/>
                  <w:sz w:val="16"/>
                  <w:szCs w:val="16"/>
                </w:rPr>
                <w:t xml:space="preserve">Gq/11</w:t>
              </w:r>
            </w:ins>
          </w:p>
        </w:tc>
        <w:tc>
          <w:tcPr>
            <w:tcW w:w="1300" w:type="dxa"/>
            <w:tcBorders>
              <w:top w:val="single" w:sz="2" w:space="0" w:color="E4E0EA"/>
              <w:bottom w:val="single" w:sz="2" w:space="0" w:color="E4E0EA"/>
            </w:tcBorders>
            <w:shd w:fill="FFFFFF" w:val="clear"/>
          </w:tcPr>
          <w:p>
            <w:pPr>
              <w:pStyle w:val="Normal"/>
              <w:spacing w:lineRule="auto" w:line="240" w:before="0" w:after="0"/>
              <w:rPr>
                <w:ins w:id="2056" w:author="Hossein Batebi" w:date="2026-09-26T00:00:00Z"/>
              </w:rPr>
            </w:pPr>
            <w:ins w:id="2055" w:author="Hossein Batebi" w:date="2026-09-26T00:00:00Z">
              <w:r>
                <w:rPr>
                  <w:rFonts w:eastAsia="Times New Roman" w:cs="Arial"/>
                  <w:b w:val="false"/>
                  <w:bCs w:val="false"/>
                  <w:sz w:val="16"/>
                  <w:szCs w:val="16"/>
                </w:rPr>
                <w:t xml:space="preserve">8WCB:R</w:t>
              </w:r>
            </w:ins>
          </w:p>
        </w:tc>
        <w:tc>
          <w:tcPr>
            <w:tcW w:w="3060" w:type="dxa"/>
            <w:tcBorders>
              <w:top w:val="single" w:sz="2" w:space="0" w:color="E4E0EA"/>
              <w:bottom w:val="single" w:sz="2" w:space="0" w:color="E4E0EA"/>
            </w:tcBorders>
            <w:shd w:fill="FFFFFF" w:val="clear"/>
          </w:tcPr>
          <w:p>
            <w:pPr>
              <w:pStyle w:val="Normal"/>
              <w:spacing w:lineRule="auto" w:line="240" w:before="0" w:after="0"/>
              <w:rPr>
                <w:ins w:id="2058" w:author="Hossein Batebi" w:date="2026-09-26T00:00:00Z"/>
              </w:rPr>
            </w:pPr>
            <w:ins w:id="2057" w:author="Hossein Batebi" w:date="2026-09-26T00:00:00Z">
              <w:r>
                <w:rPr>
                  <w:rFonts w:eastAsia="Times New Roman" w:cs="Arial"/>
                  <w:b w:val="false"/>
                  <w:bCs w:val="false"/>
                  <w:sz w:val="16"/>
                  <w:szCs w:val="16"/>
                </w:rPr>
                <w:t xml:space="preserve">8WCC:R</w:t>
              </w:r>
            </w:ins>
          </w:p>
        </w:tc>
        <w:tc>
          <w:tcPr>
            <w:tcW w:w="2500" w:type="dxa"/>
            <w:tcBorders>
              <w:top w:val="single" w:sz="2" w:space="0" w:color="E4E0EA"/>
              <w:bottom w:val="single" w:sz="2" w:space="0" w:color="E4E0EA"/>
            </w:tcBorders>
            <w:shd w:fill="FFFFFF" w:val="clear"/>
          </w:tcPr>
          <w:p>
            <w:pPr>
              <w:pStyle w:val="Normal"/>
              <w:spacing w:lineRule="auto" w:line="240" w:before="0" w:after="0"/>
              <w:rPr>
                <w:ins w:id="2060" w:author="Hossein Batebi" w:date="2026-09-26T00:00:00Z"/>
              </w:rPr>
            </w:pPr>
            <w:ins w:id="2059" w:author="Hossein Batebi" w:date="2026-09-26T00:00:00Z">
              <w:r>
                <w:rPr>
                  <w:rFonts w:eastAsia="Times New Roman" w:cs="Arial"/>
                  <w:b w:val="false"/>
                  <w:bCs w:val="false"/>
                  <w:sz w:val="16"/>
                  <w:szCs w:val="16"/>
                </w:rPr>
                <w:t xml:space="preserve">Receptor-focused reconstruction, transducer-containing specimen</w:t>
              </w:r>
            </w:ins>
          </w:p>
        </w:tc>
      </w:tr>
      <w:tr>
        <w:trPr/>
        <w:tc>
          <w:tcPr>
            <w:tcW w:w="1500" w:type="dxa"/>
            <w:tcBorders>
              <w:top w:val="single" w:sz="2" w:space="0" w:color="E4E0EA"/>
              <w:bottom w:val="single" w:sz="2" w:space="0" w:color="E4E0EA"/>
            </w:tcBorders>
            <w:shd w:fill="FFFFFF" w:val="clear"/>
          </w:tcPr>
          <w:p>
            <w:pPr>
              <w:pStyle w:val="Normal"/>
              <w:spacing w:lineRule="auto" w:line="240" w:before="0" w:after="0"/>
              <w:rPr>
                <w:ins w:id="2062" w:author="Hossein Batebi" w:date="2026-09-26T00:00:00Z"/>
              </w:rPr>
            </w:pPr>
            <w:ins w:id="2061" w:author="Hossein Batebi" w:date="2026-09-26T00:00:00Z">
              <w:r>
                <w:rPr>
                  <w:rFonts w:eastAsia="Times New Roman" w:cs="Arial"/>
                  <w:b w:val="false"/>
                  <w:bCs w:val="false"/>
                  <w:sz w:val="16"/>
                  <w:szCs w:val="16"/>
                </w:rPr>
                <w:t xml:space="preserve">TAAR1</w:t>
              </w:r>
            </w:ins>
          </w:p>
        </w:tc>
        <w:tc>
          <w:tcPr>
            <w:tcW w:w="1000" w:type="dxa"/>
            <w:tcBorders>
              <w:top w:val="single" w:sz="2" w:space="0" w:color="E4E0EA"/>
              <w:bottom w:val="single" w:sz="2" w:space="0" w:color="E4E0EA"/>
            </w:tcBorders>
            <w:shd w:fill="FFFFFF" w:val="clear"/>
          </w:tcPr>
          <w:p>
            <w:pPr>
              <w:pStyle w:val="Normal"/>
              <w:spacing w:lineRule="auto" w:line="240" w:before="0" w:after="0"/>
              <w:rPr>
                <w:ins w:id="2064" w:author="Hossein Batebi" w:date="2026-09-26T00:00:00Z"/>
              </w:rPr>
            </w:pPr>
            <w:ins w:id="2063" w:author="Hossein Batebi" w:date="2026-09-26T00:00:00Z">
              <w:r>
                <w:rPr>
                  <w:rFonts w:eastAsia="Times New Roman" w:cs="Arial"/>
                  <w:b w:val="false"/>
                  <w:bCs w:val="false"/>
                  <w:sz w:val="16"/>
                  <w:szCs w:val="16"/>
                </w:rPr>
                <w:t xml:space="preserve">Gs</w:t>
              </w:r>
            </w:ins>
          </w:p>
        </w:tc>
        <w:tc>
          <w:tcPr>
            <w:tcW w:w="1300" w:type="dxa"/>
            <w:tcBorders>
              <w:top w:val="single" w:sz="2" w:space="0" w:color="E4E0EA"/>
              <w:bottom w:val="single" w:sz="2" w:space="0" w:color="E4E0EA"/>
            </w:tcBorders>
            <w:shd w:fill="FFFFFF" w:val="clear"/>
          </w:tcPr>
          <w:p>
            <w:pPr>
              <w:pStyle w:val="Normal"/>
              <w:spacing w:lineRule="auto" w:line="240" w:before="0" w:after="0"/>
              <w:rPr>
                <w:ins w:id="2066" w:author="Hossein Batebi" w:date="2026-09-26T00:00:00Z"/>
              </w:rPr>
            </w:pPr>
            <w:ins w:id="2065" w:author="Hossein Batebi" w:date="2026-09-26T00:00:00Z">
              <w:r>
                <w:rPr>
                  <w:rFonts w:eastAsia="Times New Roman" w:cs="Arial"/>
                  <w:b w:val="false"/>
                  <w:bCs w:val="false"/>
                  <w:sz w:val="16"/>
                  <w:szCs w:val="16"/>
                </w:rPr>
                <w:t xml:space="preserve">8ZSV:R</w:t>
              </w:r>
            </w:ins>
          </w:p>
        </w:tc>
        <w:tc>
          <w:tcPr>
            <w:tcW w:w="3060" w:type="dxa"/>
            <w:tcBorders>
              <w:top w:val="single" w:sz="2" w:space="0" w:color="E4E0EA"/>
              <w:bottom w:val="single" w:sz="2" w:space="0" w:color="E4E0EA"/>
            </w:tcBorders>
            <w:shd w:fill="FFFFFF" w:val="clear"/>
          </w:tcPr>
          <w:p>
            <w:pPr>
              <w:pStyle w:val="Normal"/>
              <w:spacing w:lineRule="auto" w:line="240" w:before="0" w:after="0"/>
              <w:rPr>
                <w:ins w:id="2068" w:author="Hossein Batebi" w:date="2026-09-26T00:00:00Z"/>
              </w:rPr>
            </w:pPr>
            <w:ins w:id="2067" w:author="Hossein Batebi" w:date="2026-09-26T00:00:00Z">
              <w:r>
                <w:rPr>
                  <w:rFonts w:eastAsia="Times New Roman" w:cs="Arial"/>
                  <w:b w:val="false"/>
                  <w:bCs w:val="false"/>
                  <w:sz w:val="16"/>
                  <w:szCs w:val="16"/>
                </w:rPr>
                <w:t xml:space="preserve">8WCC:R</w:t>
              </w:r>
            </w:ins>
          </w:p>
        </w:tc>
        <w:tc>
          <w:tcPr>
            <w:tcW w:w="2500" w:type="dxa"/>
            <w:tcBorders>
              <w:top w:val="single" w:sz="2" w:space="0" w:color="E4E0EA"/>
              <w:bottom w:val="single" w:sz="2" w:space="0" w:color="E4E0EA"/>
            </w:tcBorders>
            <w:shd w:fill="FFFFFF" w:val="clear"/>
          </w:tcPr>
          <w:p>
            <w:pPr>
              <w:pStyle w:val="Normal"/>
              <w:spacing w:lineRule="auto" w:line="240" w:before="0" w:after="0"/>
              <w:rPr>
                <w:ins w:id="2070" w:author="Hossein Batebi" w:date="2026-09-26T00:00:00Z"/>
              </w:rPr>
            </w:pPr>
            <w:ins w:id="2069" w:author="Hossein Batebi" w:date="2026-09-26T00:00:00Z">
              <w:r>
                <w:rPr>
                  <w:rFonts w:eastAsia="Times New Roman" w:cs="Arial"/>
                  <w:b w:val="false"/>
                  <w:bCs w:val="false"/>
                  <w:sz w:val="16"/>
                  <w:szCs w:val="16"/>
                </w:rPr>
                <w:t xml:space="preserve">Receptor-focused reconstruction, transducer-containing specimen</w:t>
              </w:r>
            </w:ins>
          </w:p>
        </w:tc>
      </w:tr>
      <w:tr>
        <w:trPr/>
        <w:tc>
          <w:tcPr>
            <w:tcW w:w="1500" w:type="dxa"/>
            <w:tcBorders>
              <w:top w:val="single" w:sz="2" w:space="0" w:color="E4E0EA"/>
              <w:bottom w:val="single" w:sz="2" w:space="0" w:color="E4E0EA"/>
            </w:tcBorders>
            <w:shd w:fill="FFFFFF" w:val="clear"/>
          </w:tcPr>
          <w:p>
            <w:pPr>
              <w:pStyle w:val="Normal"/>
              <w:spacing w:lineRule="auto" w:line="240" w:before="0" w:after="0"/>
              <w:rPr>
                <w:ins w:id="2072" w:author="Hossein Batebi" w:date="2026-09-26T00:00:00Z"/>
              </w:rPr>
            </w:pPr>
            <w:ins w:id="2071" w:author="Hossein Batebi" w:date="2026-09-26T00:00:00Z">
              <w:r>
                <w:rPr>
                  <w:rFonts w:eastAsia="Times New Roman" w:cs="Arial"/>
                  <w:b w:val="false"/>
                  <w:bCs w:val="false"/>
                  <w:sz w:val="16"/>
                  <w:szCs w:val="16"/>
                </w:rPr>
                <w:t xml:space="preserve">TAAR9</w:t>
              </w:r>
            </w:ins>
          </w:p>
        </w:tc>
        <w:tc>
          <w:tcPr>
            <w:tcW w:w="1000" w:type="dxa"/>
            <w:tcBorders>
              <w:top w:val="single" w:sz="2" w:space="0" w:color="E4E0EA"/>
              <w:bottom w:val="single" w:sz="2" w:space="0" w:color="E4E0EA"/>
            </w:tcBorders>
            <w:shd w:fill="FFFFFF" w:val="clear"/>
          </w:tcPr>
          <w:p>
            <w:pPr>
              <w:pStyle w:val="Normal"/>
              <w:spacing w:lineRule="auto" w:line="240" w:before="0" w:after="0"/>
              <w:rPr>
                <w:ins w:id="2074" w:author="Hossein Batebi" w:date="2026-09-26T00:00:00Z"/>
              </w:rPr>
            </w:pPr>
            <w:ins w:id="2073" w:author="Hossein Batebi" w:date="2026-09-26T00:00:00Z">
              <w:r>
                <w:rPr>
                  <w:rFonts w:eastAsia="Times New Roman" w:cs="Arial"/>
                  <w:b w:val="false"/>
                  <w:bCs w:val="false"/>
                  <w:sz w:val="16"/>
                  <w:szCs w:val="16"/>
                </w:rPr>
                <w:t xml:space="preserve">Gs</w:t>
              </w:r>
            </w:ins>
          </w:p>
        </w:tc>
        <w:tc>
          <w:tcPr>
            <w:tcW w:w="1300" w:type="dxa"/>
            <w:tcBorders>
              <w:top w:val="single" w:sz="2" w:space="0" w:color="E4E0EA"/>
              <w:bottom w:val="single" w:sz="2" w:space="0" w:color="E4E0EA"/>
            </w:tcBorders>
            <w:shd w:fill="FFFFFF" w:val="clear"/>
          </w:tcPr>
          <w:p>
            <w:pPr>
              <w:pStyle w:val="Normal"/>
              <w:spacing w:lineRule="auto" w:line="240" w:before="0" w:after="0"/>
              <w:rPr>
                <w:ins w:id="2076" w:author="Hossein Batebi" w:date="2026-09-26T00:00:00Z"/>
              </w:rPr>
            </w:pPr>
            <w:ins w:id="2075" w:author="Hossein Batebi" w:date="2026-09-26T00:00:00Z">
              <w:r>
                <w:rPr>
                  <w:rFonts w:eastAsia="Times New Roman" w:cs="Arial"/>
                  <w:b w:val="false"/>
                  <w:bCs w:val="false"/>
                  <w:sz w:val="16"/>
                  <w:szCs w:val="16"/>
                </w:rPr>
                <w:t xml:space="preserve">8IW9:R</w:t>
              </w:r>
            </w:ins>
          </w:p>
        </w:tc>
        <w:tc>
          <w:tcPr>
            <w:tcW w:w="3060" w:type="dxa"/>
            <w:tcBorders>
              <w:top w:val="single" w:sz="2" w:space="0" w:color="E4E0EA"/>
              <w:bottom w:val="single" w:sz="2" w:space="0" w:color="E4E0EA"/>
            </w:tcBorders>
            <w:shd w:fill="FFFFFF" w:val="clear"/>
          </w:tcPr>
          <w:p>
            <w:pPr>
              <w:pStyle w:val="Normal"/>
              <w:spacing w:lineRule="auto" w:line="240" w:before="0" w:after="0"/>
              <w:rPr>
                <w:ins w:id="2078" w:author="Hossein Batebi" w:date="2026-09-26T00:00:00Z"/>
              </w:rPr>
            </w:pPr>
            <w:ins w:id="2077" w:author="Hossein Batebi" w:date="2026-09-26T00:00:00Z">
              <w:r>
                <w:rPr>
                  <w:rFonts w:eastAsia="Times New Roman" w:cs="Arial"/>
                  <w:b w:val="false"/>
                  <w:bCs w:val="false"/>
                  <w:sz w:val="16"/>
                  <w:szCs w:val="16"/>
                </w:rPr>
                <w:t xml:space="preserve">8IWE:R; 8IWM:R</w:t>
              </w:r>
            </w:ins>
          </w:p>
        </w:tc>
        <w:tc>
          <w:tcPr>
            <w:tcW w:w="2500" w:type="dxa"/>
            <w:tcBorders>
              <w:top w:val="single" w:sz="2" w:space="0" w:color="E4E0EA"/>
              <w:bottom w:val="single" w:sz="2" w:space="0" w:color="E4E0EA"/>
            </w:tcBorders>
            <w:shd w:fill="FFFFFF" w:val="clear"/>
          </w:tcPr>
          <w:p>
            <w:pPr>
              <w:pStyle w:val="Normal"/>
              <w:spacing w:lineRule="auto" w:line="240" w:before="0" w:after="0"/>
              <w:rPr>
                <w:ins w:id="2080" w:author="Hossein Batebi" w:date="2026-09-26T00:00:00Z"/>
              </w:rPr>
            </w:pPr>
            <w:ins w:id="2079" w:author="Hossein Batebi" w:date="2026-09-26T00:00:00Z">
              <w:r>
                <w:rPr>
                  <w:rFonts w:eastAsia="Times New Roman" w:cs="Arial"/>
                  <w:b w:val="false"/>
                  <w:bCs w:val="false"/>
                  <w:sz w:val="16"/>
                  <w:szCs w:val="16"/>
                </w:rPr>
                <w:t xml:space="preserve">Receptor-focused reconstruction, transducer-containing specimen</w:t>
              </w:r>
            </w:ins>
          </w:p>
        </w:tc>
      </w:tr>
    </w:tbl>
    <w:p>
      <w:pPr>
        <w:pStyle w:val="Normal"/>
        <w:spacing w:lineRule="exact" w:line="290" w:before="0" w:after="180"/>
        <w:jc w:val="both"/>
        <w:rPr>
          <w:ins w:id="2081" w:author="Hossein Batebi" w:date="2026-09-26T00:00:00Z"/>
        </w:rPr>
      </w:pPr>
    </w:p>
    <w:p>
      <w:pPr>
        <w:pStyle w:val="Heading2"/>
        <w:spacing w:lineRule="exact" w:line="250" w:before="140" w:after="100"/>
        <w:jc w:val="both"/>
        <w:rPr>
          <w:ins w:id="2083" w:author="Hossein Batebi" w:date="2026-09-26T00:00:00Z"/>
        </w:rPr>
      </w:pPr>
      <w:ins w:id="2082" w:author="Hossein Batebi" w:date="2026-09-26T00:00:00Z">
        <w:r>
          <w:t>Table S24 | Feasibility of the three-class matched comparison under the strict specimen-level partner-free definition. Receptor-grouped evaluation requires each class to be represented by at least two receptors, so that every held-out receptor has a same-class receptor in its training data. The strict specimen-level subset contains three receptors (one Gs, two Gi/o and no Gq/11), so the prespecified three-class model was not fitted for that subset.</w:t>
        </w:r>
      </w:ins>
    </w:p>
    <w:tbl>
      <w:tblPr>
        <w:tblW w:w="9360" w:type="dxa"/>
        <w:jc w:val="left"/>
        <w:tblInd w:w="0" w:type="dxa"/>
        <w:tblLayout w:type="fixed"/>
        <w:tblCellMar>
          <w:top w:w="50" w:type="dxa"/>
          <w:left w:w="90" w:type="dxa"/>
          <w:bottom w:w="50" w:type="dxa"/>
          <w:right w:w="90" w:type="dxa"/>
        </w:tblCellMar>
      </w:tblPr>
      <w:tblGrid>
        <w:gridCol w:w="2000"/>
        <w:gridCol w:w="1150"/>
        <w:gridCol w:w="1100"/>
        <w:gridCol w:w="900"/>
        <w:gridCol w:w="900"/>
        <w:gridCol w:w="1000"/>
        <w:gridCol w:w="2310"/>
      </w:tblGrid>
      <w:tr>
        <w:trPr>
          <w:tblHeader w:val="true"/>
        </w:trPr>
        <w:tc>
          <w:tcPr>
            <w:tcW w:w="2000" w:type="dxa"/>
            <w:tcBorders>
              <w:top w:val="single" w:sz="4" w:space="0" w:color="B9B2C4"/>
              <w:bottom w:val="single" w:sz="2" w:space="0" w:color="E4E0EA"/>
            </w:tcBorders>
            <w:shd w:fill="F2EEF4" w:val="clear"/>
          </w:tcPr>
          <w:p>
            <w:pPr>
              <w:pStyle w:val="Normal"/>
              <w:spacing w:lineRule="auto" w:line="240" w:before="0" w:after="0"/>
              <w:rPr>
                <w:ins w:id="2085" w:author="Hossein Batebi" w:date="2026-09-26T00:00:00Z"/>
              </w:rPr>
            </w:pPr>
            <w:ins w:id="2084" w:author="Hossein Batebi" w:date="2026-09-26T00:00:00Z">
              <w:r>
                <w:rPr>
                  <w:rFonts w:eastAsia="Times New Roman" w:cs="Arial"/>
                  <w:b/>
                  <w:bCs/>
                  <w:sz w:val="17"/>
                  <w:szCs w:val="16"/>
                </w:rPr>
                <w:t xml:space="preserve">Inventory</w:t>
              </w:r>
            </w:ins>
          </w:p>
        </w:tc>
        <w:tc>
          <w:tcPr>
            <w:tcW w:w="1150" w:type="dxa"/>
            <w:tcBorders>
              <w:top w:val="single" w:sz="4" w:space="0" w:color="B9B2C4"/>
              <w:bottom w:val="single" w:sz="2" w:space="0" w:color="E4E0EA"/>
            </w:tcBorders>
            <w:shd w:fill="F2EEF4" w:val="clear"/>
          </w:tcPr>
          <w:p>
            <w:pPr>
              <w:rPr>
                <w:ins w:id="2087" w:author="Hossein Batebi" w:date="2026-09-26T00:00:00Z"/>
              </w:rPr>
            </w:pPr>
            <w:ins w:id="2086" w:author="Hossein Batebi" w:date="2026-09-26T00:00:00Z">
              <w:r>
                <w:t>Receptor-only reference structures</w:t>
              </w:r>
            </w:ins>
          </w:p>
        </w:tc>
        <w:tc>
          <w:tcPr>
            <w:tcW w:w="1100" w:type="dxa"/>
            <w:tcBorders>
              <w:top w:val="single" w:sz="4" w:space="0" w:color="B9B2C4"/>
              <w:bottom w:val="single" w:sz="2" w:space="0" w:color="E4E0EA"/>
            </w:tcBorders>
            <w:shd w:fill="F2EEF4" w:val="clear"/>
          </w:tcPr>
          <w:p>
            <w:pPr>
              <w:pStyle w:val="Normal"/>
              <w:spacing w:lineRule="auto" w:line="240" w:before="0" w:after="0"/>
              <w:rPr>
                <w:ins w:id="2089" w:author="Hossein Batebi" w:date="2026-09-26T00:00:00Z"/>
              </w:rPr>
            </w:pPr>
            <w:ins w:id="2088" w:author="Hossein Batebi" w:date="2026-09-26T00:00:00Z">
              <w:r>
                <w:rPr>
                  <w:rFonts w:eastAsia="Times New Roman" w:cs="Arial"/>
                  <w:b/>
                  <w:bCs/>
                  <w:sz w:val="17"/>
                  <w:szCs w:val="16"/>
                </w:rPr>
                <w:t xml:space="preserve">Receptors</w:t>
              </w:r>
            </w:ins>
          </w:p>
        </w:tc>
        <w:tc>
          <w:tcPr>
            <w:tcW w:w="900" w:type="dxa"/>
            <w:tcBorders>
              <w:top w:val="single" w:sz="4" w:space="0" w:color="B9B2C4"/>
              <w:bottom w:val="single" w:sz="2" w:space="0" w:color="E4E0EA"/>
            </w:tcBorders>
            <w:shd w:fill="F2EEF4" w:val="clear"/>
          </w:tcPr>
          <w:p>
            <w:pPr>
              <w:pStyle w:val="Normal"/>
              <w:spacing w:lineRule="auto" w:line="240" w:before="0" w:after="0"/>
              <w:rPr>
                <w:ins w:id="2091" w:author="Hossein Batebi" w:date="2026-09-26T00:00:00Z"/>
              </w:rPr>
            </w:pPr>
            <w:ins w:id="2090" w:author="Hossein Batebi" w:date="2026-09-26T00:00:00Z">
              <w:r>
                <w:rPr>
                  <w:rFonts w:eastAsia="Times New Roman" w:cs="Arial"/>
                  <w:b/>
                  <w:bCs/>
                  <w:sz w:val="17"/>
                  <w:szCs w:val="16"/>
                </w:rPr>
                <w:t xml:space="preserve">Gs receptors</w:t>
              </w:r>
            </w:ins>
          </w:p>
        </w:tc>
        <w:tc>
          <w:tcPr>
            <w:tcW w:w="900" w:type="dxa"/>
            <w:tcBorders>
              <w:top w:val="single" w:sz="4" w:space="0" w:color="B9B2C4"/>
              <w:bottom w:val="single" w:sz="2" w:space="0" w:color="E4E0EA"/>
            </w:tcBorders>
            <w:shd w:fill="F2EEF4" w:val="clear"/>
          </w:tcPr>
          <w:p>
            <w:pPr>
              <w:pStyle w:val="Normal"/>
              <w:spacing w:lineRule="auto" w:line="240" w:before="0" w:after="0"/>
              <w:rPr>
                <w:ins w:id="2093" w:author="Hossein Batebi" w:date="2026-09-26T00:00:00Z"/>
              </w:rPr>
            </w:pPr>
            <w:ins w:id="2092" w:author="Hossein Batebi" w:date="2026-09-26T00:00:00Z">
              <w:r>
                <w:rPr>
                  <w:rFonts w:eastAsia="Times New Roman" w:cs="Arial"/>
                  <w:b/>
                  <w:bCs/>
                  <w:sz w:val="17"/>
                  <w:szCs w:val="16"/>
                </w:rPr>
                <w:t xml:space="preserve">Gi/o receptors</w:t>
              </w:r>
            </w:ins>
          </w:p>
        </w:tc>
        <w:tc>
          <w:tcPr>
            <w:tcW w:w="1000" w:type="dxa"/>
            <w:tcBorders>
              <w:top w:val="single" w:sz="4" w:space="0" w:color="B9B2C4"/>
              <w:bottom w:val="single" w:sz="2" w:space="0" w:color="E4E0EA"/>
            </w:tcBorders>
            <w:shd w:fill="F2EEF4" w:val="clear"/>
          </w:tcPr>
          <w:p>
            <w:pPr>
              <w:pStyle w:val="Normal"/>
              <w:spacing w:lineRule="auto" w:line="240" w:before="0" w:after="0"/>
              <w:rPr>
                <w:ins w:id="2095" w:author="Hossein Batebi" w:date="2026-09-26T00:00:00Z"/>
              </w:rPr>
            </w:pPr>
            <w:ins w:id="2094" w:author="Hossein Batebi" w:date="2026-09-26T00:00:00Z">
              <w:r>
                <w:rPr>
                  <w:rFonts w:eastAsia="Times New Roman" w:cs="Arial"/>
                  <w:b/>
                  <w:bCs/>
                  <w:sz w:val="17"/>
                  <w:szCs w:val="16"/>
                </w:rPr>
                <w:t xml:space="preserve">Gq/11 receptors</w:t>
              </w:r>
            </w:ins>
          </w:p>
        </w:tc>
        <w:tc>
          <w:tcPr>
            <w:tcW w:w="2310" w:type="dxa"/>
            <w:tcBorders>
              <w:top w:val="single" w:sz="4" w:space="0" w:color="B9B2C4"/>
              <w:bottom w:val="single" w:sz="2" w:space="0" w:color="E4E0EA"/>
            </w:tcBorders>
            <w:shd w:fill="F2EEF4" w:val="clear"/>
          </w:tcPr>
          <w:p>
            <w:pPr>
              <w:pStyle w:val="Normal"/>
              <w:spacing w:lineRule="auto" w:line="240" w:before="0" w:after="0"/>
              <w:rPr>
                <w:ins w:id="2097" w:author="Hossein Batebi" w:date="2026-09-26T00:00:00Z"/>
              </w:rPr>
            </w:pPr>
            <w:ins w:id="2096" w:author="Hossein Batebi" w:date="2026-09-26T00:00:00Z">
              <w:r>
                <w:rPr>
                  <w:rFonts w:eastAsia="Times New Roman" w:cs="Arial"/>
                  <w:b/>
                  <w:bCs/>
                  <w:sz w:val="17"/>
                  <w:szCs w:val="16"/>
                </w:rPr>
                <w:t xml:space="preserve">Three-class comparison</w:t>
              </w:r>
            </w:ins>
          </w:p>
        </w:tc>
      </w:tr>
      <w:tr>
        <w:trPr/>
        <w:tc>
          <w:tcPr>
            <w:tcW w:w="2000" w:type="dxa"/>
            <w:tcBorders>
              <w:top w:val="single" w:sz="2" w:space="0" w:color="E4E0EA"/>
              <w:bottom w:val="single" w:sz="2" w:space="0" w:color="E4E0EA"/>
            </w:tcBorders>
            <w:shd w:fill="FFFFFF" w:val="clear"/>
          </w:tcPr>
          <w:p>
            <w:pPr>
              <w:pStyle w:val="Normal"/>
              <w:spacing w:lineRule="auto" w:line="240" w:before="0" w:after="0"/>
              <w:rPr>
                <w:ins w:id="2099" w:author="Hossein Batebi" w:date="2026-09-26T00:00:00Z"/>
              </w:rPr>
            </w:pPr>
            <w:ins w:id="2098" w:author="Hossein Batebi" w:date="2026-09-26T00:00:00Z">
              <w:r>
                <w:rPr>
                  <w:rFonts w:eastAsia="Times New Roman" w:cs="Arial"/>
                  <w:b w:val="false"/>
                  <w:bCs w:val="false"/>
                  <w:sz w:val="16"/>
                  <w:szCs w:val="16"/>
                </w:rPr>
                <w:t xml:space="preserve">Strict (polymer only)</w:t>
              </w:r>
            </w:ins>
          </w:p>
        </w:tc>
        <w:tc>
          <w:tcPr>
            <w:tcW w:w="1150" w:type="dxa"/>
            <w:tcBorders>
              <w:top w:val="single" w:sz="2" w:space="0" w:color="E4E0EA"/>
              <w:bottom w:val="single" w:sz="2" w:space="0" w:color="E4E0EA"/>
            </w:tcBorders>
            <w:shd w:fill="FFFFFF" w:val="clear"/>
          </w:tcPr>
          <w:p>
            <w:pPr>
              <w:pStyle w:val="Normal"/>
              <w:spacing w:lineRule="auto" w:line="240" w:before="0" w:after="0"/>
              <w:rPr>
                <w:ins w:id="2101" w:author="Hossein Batebi" w:date="2026-09-26T00:00:00Z"/>
              </w:rPr>
            </w:pPr>
            <w:ins w:id="2100" w:author="Hossein Batebi" w:date="2026-09-26T00:00:00Z">
              <w:r>
                <w:rPr>
                  <w:rFonts w:eastAsia="Times New Roman" w:cs="Arial"/>
                  <w:b w:val="false"/>
                  <w:bCs w:val="false"/>
                  <w:sz w:val="16"/>
                  <w:szCs w:val="16"/>
                </w:rPr>
                <w:t xml:space="preserve">18</w:t>
              </w:r>
            </w:ins>
          </w:p>
        </w:tc>
        <w:tc>
          <w:tcPr>
            <w:tcW w:w="1100" w:type="dxa"/>
            <w:tcBorders>
              <w:top w:val="single" w:sz="2" w:space="0" w:color="E4E0EA"/>
              <w:bottom w:val="single" w:sz="2" w:space="0" w:color="E4E0EA"/>
            </w:tcBorders>
            <w:shd w:fill="FFFFFF" w:val="clear"/>
          </w:tcPr>
          <w:p>
            <w:pPr>
              <w:pStyle w:val="Normal"/>
              <w:spacing w:lineRule="auto" w:line="240" w:before="0" w:after="0"/>
              <w:rPr>
                <w:ins w:id="2103" w:author="Hossein Batebi" w:date="2026-09-26T00:00:00Z"/>
              </w:rPr>
            </w:pPr>
            <w:ins w:id="2102" w:author="Hossein Batebi" w:date="2026-09-26T00:00:00Z">
              <w:r>
                <w:rPr>
                  <w:rFonts w:eastAsia="Times New Roman" w:cs="Arial"/>
                  <w:b w:val="false"/>
                  <w:bCs w:val="false"/>
                  <w:sz w:val="16"/>
                  <w:szCs w:val="16"/>
                </w:rPr>
                <w:t xml:space="preserve">3</w:t>
              </w:r>
            </w:ins>
          </w:p>
        </w:tc>
        <w:tc>
          <w:tcPr>
            <w:tcW w:w="900" w:type="dxa"/>
            <w:tcBorders>
              <w:top w:val="single" w:sz="2" w:space="0" w:color="E4E0EA"/>
              <w:bottom w:val="single" w:sz="2" w:space="0" w:color="E4E0EA"/>
            </w:tcBorders>
            <w:shd w:fill="FFFFFF" w:val="clear"/>
          </w:tcPr>
          <w:p>
            <w:pPr>
              <w:pStyle w:val="Normal"/>
              <w:spacing w:lineRule="auto" w:line="240" w:before="0" w:after="0"/>
              <w:rPr>
                <w:ins w:id="2105" w:author="Hossein Batebi" w:date="2026-09-26T00:00:00Z"/>
              </w:rPr>
            </w:pPr>
            <w:ins w:id="2104" w:author="Hossein Batebi" w:date="2026-09-26T00:00:00Z">
              <w:r>
                <w:rPr>
                  <w:rFonts w:eastAsia="Times New Roman" w:cs="Arial"/>
                  <w:b w:val="false"/>
                  <w:bCs w:val="false"/>
                  <w:sz w:val="16"/>
                  <w:szCs w:val="16"/>
                </w:rPr>
                <w:t xml:space="preserve">1</w:t>
              </w:r>
            </w:ins>
          </w:p>
        </w:tc>
        <w:tc>
          <w:tcPr>
            <w:tcW w:w="900" w:type="dxa"/>
            <w:tcBorders>
              <w:top w:val="single" w:sz="2" w:space="0" w:color="E4E0EA"/>
              <w:bottom w:val="single" w:sz="2" w:space="0" w:color="E4E0EA"/>
            </w:tcBorders>
            <w:shd w:fill="FFFFFF" w:val="clear"/>
          </w:tcPr>
          <w:p>
            <w:pPr>
              <w:pStyle w:val="Normal"/>
              <w:spacing w:lineRule="auto" w:line="240" w:before="0" w:after="0"/>
              <w:rPr>
                <w:ins w:id="2107" w:author="Hossein Batebi" w:date="2026-09-26T00:00:00Z"/>
              </w:rPr>
            </w:pPr>
            <w:ins w:id="2106" w:author="Hossein Batebi" w:date="2026-09-26T00:00:00Z">
              <w:r>
                <w:rPr>
                  <w:rFonts w:eastAsia="Times New Roman" w:cs="Arial"/>
                  <w:b w:val="false"/>
                  <w:bCs w:val="false"/>
                  <w:sz w:val="16"/>
                  <w:szCs w:val="16"/>
                </w:rPr>
                <w:t xml:space="preserve">2</w:t>
              </w:r>
            </w:ins>
          </w:p>
        </w:tc>
        <w:tc>
          <w:tcPr>
            <w:tcW w:w="1000" w:type="dxa"/>
            <w:tcBorders>
              <w:top w:val="single" w:sz="2" w:space="0" w:color="E4E0EA"/>
              <w:bottom w:val="single" w:sz="2" w:space="0" w:color="E4E0EA"/>
            </w:tcBorders>
            <w:shd w:fill="FFFFFF" w:val="clear"/>
          </w:tcPr>
          <w:p>
            <w:pPr>
              <w:pStyle w:val="Normal"/>
              <w:spacing w:lineRule="auto" w:line="240" w:before="0" w:after="0"/>
              <w:rPr>
                <w:ins w:id="2109" w:author="Hossein Batebi" w:date="2026-09-26T00:00:00Z"/>
              </w:rPr>
            </w:pPr>
            <w:ins w:id="2108" w:author="Hossein Batebi" w:date="2026-09-26T00:00:00Z">
              <w:r>
                <w:rPr>
                  <w:rFonts w:eastAsia="Times New Roman" w:cs="Arial"/>
                  <w:b w:val="false"/>
                  <w:bCs w:val="false"/>
                  <w:sz w:val="16"/>
                  <w:szCs w:val="16"/>
                </w:rPr>
                <w:t xml:space="preserve">0</w:t>
              </w:r>
            </w:ins>
          </w:p>
        </w:tc>
        <w:tc>
          <w:tcPr>
            <w:tcW w:w="2310" w:type="dxa"/>
            <w:tcBorders>
              <w:top w:val="single" w:sz="2" w:space="0" w:color="E4E0EA"/>
              <w:bottom w:val="single" w:sz="2" w:space="0" w:color="E4E0EA"/>
            </w:tcBorders>
            <w:shd w:fill="FFFFFF" w:val="clear"/>
          </w:tcPr>
          <w:p>
            <w:pPr>
              <w:pStyle w:val="Normal"/>
              <w:spacing w:lineRule="auto" w:line="240" w:before="0" w:after="0"/>
              <w:rPr>
                <w:ins w:id="2111" w:author="Hossein Batebi" w:date="2026-09-26T00:00:00Z"/>
              </w:rPr>
            </w:pPr>
            <w:ins w:id="2110" w:author="Hossein Batebi" w:date="2026-09-26T00:00:00Z">
              <w:r>
                <w:rPr>
                  <w:rFonts w:eastAsia="Times New Roman" w:cs="Arial"/>
                  <w:b w:val="false"/>
                  <w:bCs w:val="false"/>
                  <w:sz w:val="16"/>
                  <w:szCs w:val="16"/>
                </w:rPr>
                <w:t xml:space="preserve">Not estimable</w:t>
              </w:r>
            </w:ins>
          </w:p>
        </w:tc>
      </w:tr>
      <w:tr>
        <w:trPr/>
        <w:tc>
          <w:tcPr>
            <w:tcW w:w="2000" w:type="dxa"/>
            <w:tcBorders>
              <w:top w:val="single" w:sz="2" w:space="0" w:color="E4E0EA"/>
              <w:bottom w:val="single" w:sz="2" w:space="0" w:color="E4E0EA"/>
            </w:tcBorders>
            <w:shd w:fill="FFFFFF" w:val="clear"/>
          </w:tcPr>
          <w:p>
            <w:pPr>
              <w:pStyle w:val="Normal"/>
              <w:spacing w:lineRule="auto" w:line="240" w:before="0" w:after="0"/>
              <w:rPr>
                <w:ins w:id="2113" w:author="Hossein Batebi" w:date="2026-09-26T00:00:00Z"/>
              </w:rPr>
            </w:pPr>
            <w:ins w:id="2112" w:author="Hossein Batebi" w:date="2026-09-26T00:00:00Z">
              <w:r>
                <w:rPr>
                  <w:rFonts w:eastAsia="Times New Roman" w:cs="Arial"/>
                  <w:b w:val="false"/>
                  <w:bCs w:val="false"/>
                  <w:sz w:val="16"/>
                  <w:szCs w:val="16"/>
                </w:rPr>
                <w:t xml:space="preserve">Terminal-fusion sensitivity</w:t>
              </w:r>
            </w:ins>
          </w:p>
        </w:tc>
        <w:tc>
          <w:tcPr>
            <w:tcW w:w="1150" w:type="dxa"/>
            <w:tcBorders>
              <w:top w:val="single" w:sz="2" w:space="0" w:color="E4E0EA"/>
              <w:bottom w:val="single" w:sz="2" w:space="0" w:color="E4E0EA"/>
            </w:tcBorders>
            <w:shd w:fill="FFFFFF" w:val="clear"/>
          </w:tcPr>
          <w:p>
            <w:pPr>
              <w:pStyle w:val="Normal"/>
              <w:spacing w:lineRule="auto" w:line="240" w:before="0" w:after="0"/>
              <w:rPr>
                <w:ins w:id="2115" w:author="Hossein Batebi" w:date="2026-09-26T00:00:00Z"/>
              </w:rPr>
            </w:pPr>
            <w:ins w:id="2114" w:author="Hossein Batebi" w:date="2026-09-26T00:00:00Z">
              <w:r>
                <w:rPr>
                  <w:rFonts w:eastAsia="Times New Roman" w:cs="Arial"/>
                  <w:b w:val="false"/>
                  <w:bCs w:val="false"/>
                  <w:sz w:val="16"/>
                  <w:szCs w:val="16"/>
                </w:rPr>
                <w:t xml:space="preserve">20</w:t>
              </w:r>
            </w:ins>
          </w:p>
        </w:tc>
        <w:tc>
          <w:tcPr>
            <w:tcW w:w="1100" w:type="dxa"/>
            <w:tcBorders>
              <w:top w:val="single" w:sz="2" w:space="0" w:color="E4E0EA"/>
              <w:bottom w:val="single" w:sz="2" w:space="0" w:color="E4E0EA"/>
            </w:tcBorders>
            <w:shd w:fill="FFFFFF" w:val="clear"/>
          </w:tcPr>
          <w:p>
            <w:pPr>
              <w:pStyle w:val="Normal"/>
              <w:spacing w:lineRule="auto" w:line="240" w:before="0" w:after="0"/>
              <w:rPr>
                <w:ins w:id="2117" w:author="Hossein Batebi" w:date="2026-09-26T00:00:00Z"/>
              </w:rPr>
            </w:pPr>
            <w:ins w:id="2116" w:author="Hossein Batebi" w:date="2026-09-26T00:00:00Z">
              <w:r>
                <w:rPr>
                  <w:rFonts w:eastAsia="Times New Roman" w:cs="Arial"/>
                  <w:b w:val="false"/>
                  <w:bCs w:val="false"/>
                  <w:sz w:val="16"/>
                  <w:szCs w:val="16"/>
                </w:rPr>
                <w:t xml:space="preserve">4</w:t>
              </w:r>
            </w:ins>
          </w:p>
        </w:tc>
        <w:tc>
          <w:tcPr>
            <w:tcW w:w="900" w:type="dxa"/>
            <w:tcBorders>
              <w:top w:val="single" w:sz="2" w:space="0" w:color="E4E0EA"/>
              <w:bottom w:val="single" w:sz="2" w:space="0" w:color="E4E0EA"/>
            </w:tcBorders>
            <w:shd w:fill="FFFFFF" w:val="clear"/>
          </w:tcPr>
          <w:p>
            <w:pPr>
              <w:pStyle w:val="Normal"/>
              <w:spacing w:lineRule="auto" w:line="240" w:before="0" w:after="0"/>
              <w:rPr>
                <w:ins w:id="2119" w:author="Hossein Batebi" w:date="2026-09-26T00:00:00Z"/>
              </w:rPr>
            </w:pPr>
            <w:ins w:id="2118" w:author="Hossein Batebi" w:date="2026-09-26T00:00:00Z">
              <w:r>
                <w:rPr>
                  <w:rFonts w:eastAsia="Times New Roman" w:cs="Arial"/>
                  <w:b w:val="false"/>
                  <w:bCs w:val="false"/>
                  <w:sz w:val="16"/>
                  <w:szCs w:val="16"/>
                </w:rPr>
                <w:t xml:space="preserve">1</w:t>
              </w:r>
            </w:ins>
          </w:p>
        </w:tc>
        <w:tc>
          <w:tcPr>
            <w:tcW w:w="900" w:type="dxa"/>
            <w:tcBorders>
              <w:top w:val="single" w:sz="2" w:space="0" w:color="E4E0EA"/>
              <w:bottom w:val="single" w:sz="2" w:space="0" w:color="E4E0EA"/>
            </w:tcBorders>
            <w:shd w:fill="FFFFFF" w:val="clear"/>
          </w:tcPr>
          <w:p>
            <w:pPr>
              <w:pStyle w:val="Normal"/>
              <w:spacing w:lineRule="auto" w:line="240" w:before="0" w:after="0"/>
              <w:rPr>
                <w:ins w:id="2121" w:author="Hossein Batebi" w:date="2026-09-26T00:00:00Z"/>
              </w:rPr>
            </w:pPr>
            <w:ins w:id="2120" w:author="Hossein Batebi" w:date="2026-09-26T00:00:00Z">
              <w:r>
                <w:rPr>
                  <w:rFonts w:eastAsia="Times New Roman" w:cs="Arial"/>
                  <w:b w:val="false"/>
                  <w:bCs w:val="false"/>
                  <w:sz w:val="16"/>
                  <w:szCs w:val="16"/>
                </w:rPr>
                <w:t xml:space="preserve">3</w:t>
              </w:r>
            </w:ins>
          </w:p>
        </w:tc>
        <w:tc>
          <w:tcPr>
            <w:tcW w:w="1000" w:type="dxa"/>
            <w:tcBorders>
              <w:top w:val="single" w:sz="2" w:space="0" w:color="E4E0EA"/>
              <w:bottom w:val="single" w:sz="2" w:space="0" w:color="E4E0EA"/>
            </w:tcBorders>
            <w:shd w:fill="FFFFFF" w:val="clear"/>
          </w:tcPr>
          <w:p>
            <w:pPr>
              <w:pStyle w:val="Normal"/>
              <w:spacing w:lineRule="auto" w:line="240" w:before="0" w:after="0"/>
              <w:rPr>
                <w:ins w:id="2123" w:author="Hossein Batebi" w:date="2026-09-26T00:00:00Z"/>
              </w:rPr>
            </w:pPr>
            <w:ins w:id="2122" w:author="Hossein Batebi" w:date="2026-09-26T00:00:00Z">
              <w:r>
                <w:rPr>
                  <w:rFonts w:eastAsia="Times New Roman" w:cs="Arial"/>
                  <w:b w:val="false"/>
                  <w:bCs w:val="false"/>
                  <w:sz w:val="16"/>
                  <w:szCs w:val="16"/>
                </w:rPr>
                <w:t xml:space="preserve">0</w:t>
              </w:r>
            </w:ins>
          </w:p>
        </w:tc>
        <w:tc>
          <w:tcPr>
            <w:tcW w:w="2310" w:type="dxa"/>
            <w:tcBorders>
              <w:top w:val="single" w:sz="2" w:space="0" w:color="E4E0EA"/>
              <w:bottom w:val="single" w:sz="2" w:space="0" w:color="E4E0EA"/>
            </w:tcBorders>
            <w:shd w:fill="FFFFFF" w:val="clear"/>
          </w:tcPr>
          <w:p>
            <w:pPr>
              <w:pStyle w:val="Normal"/>
              <w:spacing w:lineRule="auto" w:line="240" w:before="0" w:after="0"/>
              <w:rPr>
                <w:ins w:id="2125" w:author="Hossein Batebi" w:date="2026-09-26T00:00:00Z"/>
              </w:rPr>
            </w:pPr>
            <w:ins w:id="2124" w:author="Hossein Batebi" w:date="2026-09-26T00:00:00Z">
              <w:r>
                <w:rPr>
                  <w:rFonts w:eastAsia="Times New Roman" w:cs="Arial"/>
                  <w:b w:val="false"/>
                  <w:bCs w:val="false"/>
                  <w:sz w:val="16"/>
                  <w:szCs w:val="16"/>
                </w:rPr>
                <w:t xml:space="preserve">Not estimable</w:t>
              </w:r>
            </w:ins>
          </w:p>
        </w:tc>
      </w:tr>
      <w:tr>
        <w:trPr/>
        <w:tc>
          <w:tcPr>
            <w:tcW w:w="2000" w:type="dxa"/>
            <w:tcBorders>
              <w:top w:val="single" w:sz="2" w:space="0" w:color="E4E0EA"/>
              <w:bottom w:val="single" w:sz="2" w:space="0" w:color="E4E0EA"/>
            </w:tcBorders>
            <w:shd w:fill="FFFFFF" w:val="clear"/>
          </w:tcPr>
          <w:p>
            <w:pPr>
              <w:pStyle w:val="Normal"/>
              <w:spacing w:lineRule="auto" w:line="240" w:before="0" w:after="0"/>
              <w:rPr>
                <w:ins w:id="2127" w:author="Hossein Batebi" w:date="2026-09-26T00:00:00Z"/>
              </w:rPr>
            </w:pPr>
            <w:ins w:id="2126" w:author="Hossein Batebi" w:date="2026-09-26T00:00:00Z">
              <w:r>
                <w:rPr>
                  <w:rFonts w:eastAsia="Times New Roman" w:cs="Arial"/>
                  <w:b w:val="false"/>
                  <w:bCs w:val="false"/>
                  <w:sz w:val="16"/>
                  <w:szCs w:val="16"/>
                </w:rPr>
                <w:t xml:space="preserve">Ligand-permissive sensitivity</w:t>
              </w:r>
            </w:ins>
          </w:p>
        </w:tc>
        <w:tc>
          <w:tcPr>
            <w:tcW w:w="1150" w:type="dxa"/>
            <w:tcBorders>
              <w:top w:val="single" w:sz="2" w:space="0" w:color="E4E0EA"/>
              <w:bottom w:val="single" w:sz="2" w:space="0" w:color="E4E0EA"/>
            </w:tcBorders>
            <w:shd w:fill="FFFFFF" w:val="clear"/>
          </w:tcPr>
          <w:p>
            <w:pPr>
              <w:pStyle w:val="Normal"/>
              <w:spacing w:lineRule="auto" w:line="240" w:before="0" w:after="0"/>
              <w:rPr>
                <w:ins w:id="2129" w:author="Hossein Batebi" w:date="2026-09-26T00:00:00Z"/>
              </w:rPr>
            </w:pPr>
            <w:ins w:id="2128" w:author="Hossein Batebi" w:date="2026-09-26T00:00:00Z">
              <w:r>
                <w:rPr>
                  <w:rFonts w:eastAsia="Times New Roman" w:cs="Arial"/>
                  <w:b w:val="false"/>
                  <w:bCs w:val="false"/>
                  <w:sz w:val="16"/>
                  <w:szCs w:val="16"/>
                </w:rPr>
                <w:t xml:space="preserve">20</w:t>
              </w:r>
            </w:ins>
          </w:p>
        </w:tc>
        <w:tc>
          <w:tcPr>
            <w:tcW w:w="1100" w:type="dxa"/>
            <w:tcBorders>
              <w:top w:val="single" w:sz="2" w:space="0" w:color="E4E0EA"/>
              <w:bottom w:val="single" w:sz="2" w:space="0" w:color="E4E0EA"/>
            </w:tcBorders>
            <w:shd w:fill="FFFFFF" w:val="clear"/>
          </w:tcPr>
          <w:p>
            <w:pPr>
              <w:pStyle w:val="Normal"/>
              <w:spacing w:lineRule="auto" w:line="240" w:before="0" w:after="0"/>
              <w:rPr>
                <w:ins w:id="2131" w:author="Hossein Batebi" w:date="2026-09-26T00:00:00Z"/>
              </w:rPr>
            </w:pPr>
            <w:ins w:id="2130" w:author="Hossein Batebi" w:date="2026-09-26T00:00:00Z">
              <w:r>
                <w:rPr>
                  <w:rFonts w:eastAsia="Times New Roman" w:cs="Arial"/>
                  <w:b w:val="false"/>
                  <w:bCs w:val="false"/>
                  <w:sz w:val="16"/>
                  <w:szCs w:val="16"/>
                </w:rPr>
                <w:t xml:space="preserve">4</w:t>
              </w:r>
            </w:ins>
          </w:p>
        </w:tc>
        <w:tc>
          <w:tcPr>
            <w:tcW w:w="900" w:type="dxa"/>
            <w:tcBorders>
              <w:top w:val="single" w:sz="2" w:space="0" w:color="E4E0EA"/>
              <w:bottom w:val="single" w:sz="2" w:space="0" w:color="E4E0EA"/>
            </w:tcBorders>
            <w:shd w:fill="FFFFFF" w:val="clear"/>
          </w:tcPr>
          <w:p>
            <w:pPr>
              <w:pStyle w:val="Normal"/>
              <w:spacing w:lineRule="auto" w:line="240" w:before="0" w:after="0"/>
              <w:rPr>
                <w:ins w:id="2133" w:author="Hossein Batebi" w:date="2026-09-26T00:00:00Z"/>
              </w:rPr>
            </w:pPr>
            <w:ins w:id="2132" w:author="Hossein Batebi" w:date="2026-09-26T00:00:00Z">
              <w:r>
                <w:rPr>
                  <w:rFonts w:eastAsia="Times New Roman" w:cs="Arial"/>
                  <w:b w:val="false"/>
                  <w:bCs w:val="false"/>
                  <w:sz w:val="16"/>
                  <w:szCs w:val="16"/>
                </w:rPr>
                <w:t xml:space="preserve">1</w:t>
              </w:r>
            </w:ins>
          </w:p>
        </w:tc>
        <w:tc>
          <w:tcPr>
            <w:tcW w:w="900" w:type="dxa"/>
            <w:tcBorders>
              <w:top w:val="single" w:sz="2" w:space="0" w:color="E4E0EA"/>
              <w:bottom w:val="single" w:sz="2" w:space="0" w:color="E4E0EA"/>
            </w:tcBorders>
            <w:shd w:fill="FFFFFF" w:val="clear"/>
          </w:tcPr>
          <w:p>
            <w:pPr>
              <w:pStyle w:val="Normal"/>
              <w:spacing w:lineRule="auto" w:line="240" w:before="0" w:after="0"/>
              <w:rPr>
                <w:ins w:id="2135" w:author="Hossein Batebi" w:date="2026-09-26T00:00:00Z"/>
              </w:rPr>
            </w:pPr>
            <w:ins w:id="2134" w:author="Hossein Batebi" w:date="2026-09-26T00:00:00Z">
              <w:r>
                <w:rPr>
                  <w:rFonts w:eastAsia="Times New Roman" w:cs="Arial"/>
                  <w:b w:val="false"/>
                  <w:bCs w:val="false"/>
                  <w:sz w:val="16"/>
                  <w:szCs w:val="16"/>
                </w:rPr>
                <w:t xml:space="preserve">3</w:t>
              </w:r>
            </w:ins>
          </w:p>
        </w:tc>
        <w:tc>
          <w:tcPr>
            <w:tcW w:w="1000" w:type="dxa"/>
            <w:tcBorders>
              <w:top w:val="single" w:sz="2" w:space="0" w:color="E4E0EA"/>
              <w:bottom w:val="single" w:sz="2" w:space="0" w:color="E4E0EA"/>
            </w:tcBorders>
            <w:shd w:fill="FFFFFF" w:val="clear"/>
          </w:tcPr>
          <w:p>
            <w:pPr>
              <w:pStyle w:val="Normal"/>
              <w:spacing w:lineRule="auto" w:line="240" w:before="0" w:after="0"/>
              <w:rPr>
                <w:ins w:id="2137" w:author="Hossein Batebi" w:date="2026-09-26T00:00:00Z"/>
              </w:rPr>
            </w:pPr>
            <w:ins w:id="2136" w:author="Hossein Batebi" w:date="2026-09-26T00:00:00Z">
              <w:r>
                <w:rPr>
                  <w:rFonts w:eastAsia="Times New Roman" w:cs="Arial"/>
                  <w:b w:val="false"/>
                  <w:bCs w:val="false"/>
                  <w:sz w:val="16"/>
                  <w:szCs w:val="16"/>
                </w:rPr>
                <w:t xml:space="preserve">1</w:t>
              </w:r>
            </w:ins>
          </w:p>
        </w:tc>
        <w:tc>
          <w:tcPr>
            <w:tcW w:w="2310" w:type="dxa"/>
            <w:tcBorders>
              <w:top w:val="single" w:sz="2" w:space="0" w:color="E4E0EA"/>
              <w:bottom w:val="single" w:sz="2" w:space="0" w:color="E4E0EA"/>
            </w:tcBorders>
            <w:shd w:fill="FFFFFF" w:val="clear"/>
          </w:tcPr>
          <w:p>
            <w:pPr>
              <w:pStyle w:val="Normal"/>
              <w:spacing w:lineRule="auto" w:line="240" w:before="0" w:after="0"/>
              <w:rPr>
                <w:ins w:id="2139" w:author="Hossein Batebi" w:date="2026-09-26T00:00:00Z"/>
              </w:rPr>
            </w:pPr>
            <w:ins w:id="2138" w:author="Hossein Batebi" w:date="2026-09-26T00:00:00Z">
              <w:r>
                <w:rPr>
                  <w:rFonts w:eastAsia="Times New Roman" w:cs="Arial"/>
                  <w:b w:val="false"/>
                  <w:bCs w:val="false"/>
                  <w:sz w:val="16"/>
                  <w:szCs w:val="16"/>
                </w:rPr>
                <w:t xml:space="preserve">Not estimable; Gs and Gq/11 each in one receptor</w:t>
              </w:r>
            </w:ins>
          </w:p>
        </w:tc>
      </w:tr>
      <w:tr>
        <w:trPr/>
        <w:tc>
          <w:tcPr>
            <w:tcW w:w="2000" w:type="dxa"/>
            <w:tcBorders>
              <w:top w:val="single" w:sz="2" w:space="0" w:color="E4E0EA"/>
              <w:bottom w:val="single" w:sz="2" w:space="0" w:color="E4E0EA"/>
            </w:tcBorders>
            <w:shd w:fill="FFFFFF" w:val="clear"/>
          </w:tcPr>
          <w:p>
            <w:pPr>
              <w:pStyle w:val="Normal"/>
              <w:spacing w:lineRule="auto" w:line="240" w:before="0" w:after="0"/>
              <w:rPr>
                <w:ins w:id="2141" w:author="Hossein Batebi" w:date="2026-09-26T00:00:00Z"/>
              </w:rPr>
            </w:pPr>
            <w:ins w:id="2140" w:author="Hossein Batebi" w:date="2026-09-26T00:00:00Z">
              <w:r>
                <w:rPr>
                  <w:rFonts w:eastAsia="Times New Roman" w:cs="Arial"/>
                  <w:b w:val="false"/>
                  <w:bCs w:val="false"/>
                  <w:sz w:val="16"/>
                  <w:szCs w:val="16"/>
                </w:rPr>
                <w:t xml:space="preserve">Terminal-fusion and ligand-permissive</w:t>
              </w:r>
            </w:ins>
          </w:p>
        </w:tc>
        <w:tc>
          <w:tcPr>
            <w:tcW w:w="1150" w:type="dxa"/>
            <w:tcBorders>
              <w:top w:val="single" w:sz="2" w:space="0" w:color="E4E0EA"/>
              <w:bottom w:val="single" w:sz="2" w:space="0" w:color="E4E0EA"/>
            </w:tcBorders>
            <w:shd w:fill="FFFFFF" w:val="clear"/>
          </w:tcPr>
          <w:p>
            <w:pPr>
              <w:pStyle w:val="Normal"/>
              <w:spacing w:lineRule="auto" w:line="240" w:before="0" w:after="0"/>
              <w:rPr>
                <w:ins w:id="2143" w:author="Hossein Batebi" w:date="2026-09-26T00:00:00Z"/>
              </w:rPr>
            </w:pPr>
            <w:ins w:id="2142" w:author="Hossein Batebi" w:date="2026-09-26T00:00:00Z">
              <w:r>
                <w:rPr>
                  <w:rFonts w:eastAsia="Times New Roman" w:cs="Arial"/>
                  <w:b w:val="false"/>
                  <w:bCs w:val="false"/>
                  <w:sz w:val="16"/>
                  <w:szCs w:val="16"/>
                </w:rPr>
                <w:t xml:space="preserve">23</w:t>
              </w:r>
            </w:ins>
          </w:p>
        </w:tc>
        <w:tc>
          <w:tcPr>
            <w:tcW w:w="1100" w:type="dxa"/>
            <w:tcBorders>
              <w:top w:val="single" w:sz="2" w:space="0" w:color="E4E0EA"/>
              <w:bottom w:val="single" w:sz="2" w:space="0" w:color="E4E0EA"/>
            </w:tcBorders>
            <w:shd w:fill="FFFFFF" w:val="clear"/>
          </w:tcPr>
          <w:p>
            <w:pPr>
              <w:pStyle w:val="Normal"/>
              <w:spacing w:lineRule="auto" w:line="240" w:before="0" w:after="0"/>
              <w:rPr>
                <w:ins w:id="2145" w:author="Hossein Batebi" w:date="2026-09-26T00:00:00Z"/>
              </w:rPr>
            </w:pPr>
            <w:ins w:id="2144" w:author="Hossein Batebi" w:date="2026-09-26T00:00:00Z">
              <w:r>
                <w:rPr>
                  <w:rFonts w:eastAsia="Times New Roman" w:cs="Arial"/>
                  <w:b w:val="false"/>
                  <w:bCs w:val="false"/>
                  <w:sz w:val="16"/>
                  <w:szCs w:val="16"/>
                </w:rPr>
                <w:t xml:space="preserve">6</w:t>
              </w:r>
            </w:ins>
          </w:p>
        </w:tc>
        <w:tc>
          <w:tcPr>
            <w:tcW w:w="900" w:type="dxa"/>
            <w:tcBorders>
              <w:top w:val="single" w:sz="2" w:space="0" w:color="E4E0EA"/>
              <w:bottom w:val="single" w:sz="2" w:space="0" w:color="E4E0EA"/>
            </w:tcBorders>
            <w:shd w:fill="FFFFFF" w:val="clear"/>
          </w:tcPr>
          <w:p>
            <w:pPr>
              <w:pStyle w:val="Normal"/>
              <w:spacing w:lineRule="auto" w:line="240" w:before="0" w:after="0"/>
              <w:rPr>
                <w:ins w:id="2147" w:author="Hossein Batebi" w:date="2026-09-26T00:00:00Z"/>
              </w:rPr>
            </w:pPr>
            <w:ins w:id="2146" w:author="Hossein Batebi" w:date="2026-09-26T00:00:00Z">
              <w:r>
                <w:rPr>
                  <w:rFonts w:eastAsia="Times New Roman" w:cs="Arial"/>
                  <w:b w:val="false"/>
                  <w:bCs w:val="false"/>
                  <w:sz w:val="16"/>
                  <w:szCs w:val="16"/>
                </w:rPr>
                <w:t xml:space="preserve">1</w:t>
              </w:r>
            </w:ins>
          </w:p>
        </w:tc>
        <w:tc>
          <w:tcPr>
            <w:tcW w:w="900" w:type="dxa"/>
            <w:tcBorders>
              <w:top w:val="single" w:sz="2" w:space="0" w:color="E4E0EA"/>
              <w:bottom w:val="single" w:sz="2" w:space="0" w:color="E4E0EA"/>
            </w:tcBorders>
            <w:shd w:fill="FFFFFF" w:val="clear"/>
          </w:tcPr>
          <w:p>
            <w:pPr>
              <w:pStyle w:val="Normal"/>
              <w:spacing w:lineRule="auto" w:line="240" w:before="0" w:after="0"/>
              <w:rPr>
                <w:ins w:id="2149" w:author="Hossein Batebi" w:date="2026-09-26T00:00:00Z"/>
              </w:rPr>
            </w:pPr>
            <w:ins w:id="2148" w:author="Hossein Batebi" w:date="2026-09-26T00:00:00Z">
              <w:r>
                <w:rPr>
                  <w:rFonts w:eastAsia="Times New Roman" w:cs="Arial"/>
                  <w:b w:val="false"/>
                  <w:bCs w:val="false"/>
                  <w:sz w:val="16"/>
                  <w:szCs w:val="16"/>
                </w:rPr>
                <w:t xml:space="preserve">5</w:t>
              </w:r>
            </w:ins>
          </w:p>
        </w:tc>
        <w:tc>
          <w:tcPr>
            <w:tcW w:w="1000" w:type="dxa"/>
            <w:tcBorders>
              <w:top w:val="single" w:sz="2" w:space="0" w:color="E4E0EA"/>
              <w:bottom w:val="single" w:sz="2" w:space="0" w:color="E4E0EA"/>
            </w:tcBorders>
            <w:shd w:fill="FFFFFF" w:val="clear"/>
          </w:tcPr>
          <w:p>
            <w:pPr>
              <w:pStyle w:val="Normal"/>
              <w:spacing w:lineRule="auto" w:line="240" w:before="0" w:after="0"/>
              <w:rPr>
                <w:ins w:id="2151" w:author="Hossein Batebi" w:date="2026-09-26T00:00:00Z"/>
              </w:rPr>
            </w:pPr>
            <w:ins w:id="2150" w:author="Hossein Batebi" w:date="2026-09-26T00:00:00Z">
              <w:r>
                <w:rPr>
                  <w:rFonts w:eastAsia="Times New Roman" w:cs="Arial"/>
                  <w:b w:val="false"/>
                  <w:bCs w:val="false"/>
                  <w:sz w:val="16"/>
                  <w:szCs w:val="16"/>
                </w:rPr>
                <w:t xml:space="preserve">1</w:t>
              </w:r>
            </w:ins>
          </w:p>
        </w:tc>
        <w:tc>
          <w:tcPr>
            <w:tcW w:w="2310" w:type="dxa"/>
            <w:tcBorders>
              <w:top w:val="single" w:sz="2" w:space="0" w:color="E4E0EA"/>
              <w:bottom w:val="single" w:sz="2" w:space="0" w:color="E4E0EA"/>
            </w:tcBorders>
            <w:shd w:fill="FFFFFF" w:val="clear"/>
          </w:tcPr>
          <w:p>
            <w:pPr>
              <w:pStyle w:val="Normal"/>
              <w:spacing w:lineRule="auto" w:line="240" w:before="0" w:after="0"/>
              <w:rPr>
                <w:ins w:id="2153" w:author="Hossein Batebi" w:date="2026-09-26T00:00:00Z"/>
              </w:rPr>
            </w:pPr>
            <w:ins w:id="2152" w:author="Hossein Batebi" w:date="2026-09-26T00:00:00Z">
              <w:r>
                <w:rPr>
                  <w:rFonts w:eastAsia="Times New Roman" w:cs="Arial"/>
                  <w:b w:val="false"/>
                  <w:bCs w:val="false"/>
                  <w:sz w:val="16"/>
                  <w:szCs w:val="16"/>
                </w:rPr>
                <w:t xml:space="preserve">Not estimable; Gs and Gq/11 each in one receptor</w:t>
              </w:r>
            </w:ins>
          </w:p>
        </w:tc>
      </w:tr>
    </w:tbl>
    <w:p>
      <w:pPr>
        <w:pStyle w:val="Normal"/>
        <w:spacing w:lineRule="exact" w:line="290" w:before="0" w:after="180"/>
        <w:jc w:val="both"/>
        <w:rPr>
          <w:ins w:id="2155" w:author="Hossein Batebi" w:date="2026-09-26T00:00:00Z"/>
        </w:rPr>
      </w:pPr>
      <w:ins w:id="2154" w:author="Hossein Batebi" w:date="2026-09-26T00:00:00Z">
        <w:r>
          <w:t>Note. Class-specific receptor counts are not additive because one receptor can contribute more than one captured-class unit. In the ligand-permissive inventory, US28 contributes both Gi/o and Gq/11, so 1 Gs + 3 Gi/o + 1 Gq/11 corresponds to 4 unique receptors. In the terminal-fusion and ligand-permissive inventory, the NTS1 receptor contributes both Gi/o and Gq/11, so 1 + 5 + 1 class-specific counts correspond to 6 unique receptors.</w:t>
        </w:r>
      </w:ins>
    </w:p>
    <w:p>
      <w:pPr>
        <w:pStyle w:val="Heading2"/>
        <w:spacing w:lineRule="exact" w:line="250" w:before="140" w:after="100"/>
        <w:jc w:val="both"/>
        <w:rPr>
          <w:ins w:id="2157" w:author="Hossein Batebi" w:date="2026-09-26T00:00:00Z"/>
        </w:rPr>
      </w:pPr>
      <w:ins w:id="2156" w:author="Hossein Batebi" w:date="2026-09-26T00:00:00Z">
        <w:r>
          <w:t>Table S25 | Description of the coordinate-level receptor result by specimen-provenance category, with same-particle controls. Values are receptor-level classification-margin differences (full complex minus receptor-only coordinate model). Exact sign-flip P values are reported only where at least five independent receptor-level values were available. The coordinate-level result is reported descriptively as a difference between deposited structural endpoints; it is not interpreted as an experimentally partner-free versus bound biological contrast or assigned specifically to specimen transducer status.</w:t>
        </w:r>
      </w:ins>
    </w:p>
    <w:tbl>
      <w:tblPr>
        <w:tblW w:w="9360" w:type="dxa"/>
        <w:jc w:val="left"/>
        <w:tblInd w:w="0" w:type="dxa"/>
        <w:tblLayout w:type="fixed"/>
        <w:tblCellMar>
          <w:top w:w="50" w:type="dxa"/>
          <w:left w:w="90" w:type="dxa"/>
          <w:bottom w:w="50" w:type="dxa"/>
          <w:right w:w="90" w:type="dxa"/>
        </w:tblCellMar>
      </w:tblPr>
      <w:tblGrid>
        <w:gridCol w:w="4460"/>
        <w:gridCol w:w="1100"/>
        <w:gridCol w:w="1100"/>
        <w:gridCol w:w="1400"/>
        <w:gridCol w:w="1300"/>
      </w:tblGrid>
      <w:tr>
        <w:trPr>
          <w:tblHeader w:val="true"/>
        </w:trPr>
        <w:tc>
          <w:tcPr>
            <w:tcW w:w="4460" w:type="dxa"/>
            <w:tcBorders>
              <w:top w:val="single" w:sz="4" w:space="0" w:color="B9B2C4"/>
              <w:bottom w:val="single" w:sz="2" w:space="0" w:color="E4E0EA"/>
            </w:tcBorders>
            <w:shd w:fill="F2EEF4" w:val="clear"/>
          </w:tcPr>
          <w:p>
            <w:pPr>
              <w:pStyle w:val="Normal"/>
              <w:spacing w:lineRule="auto" w:line="240" w:before="0" w:after="0"/>
              <w:rPr>
                <w:ins w:id="2159" w:author="Hossein Batebi" w:date="2026-09-26T00:00:00Z"/>
              </w:rPr>
            </w:pPr>
            <w:ins w:id="2158" w:author="Hossein Batebi" w:date="2026-09-26T00:00:00Z">
              <w:r>
                <w:rPr>
                  <w:rFonts w:eastAsia="Times New Roman" w:cs="Arial"/>
                  <w:b/>
                  <w:bCs/>
                  <w:sz w:val="17"/>
                  <w:szCs w:val="16"/>
                </w:rPr>
                <w:t xml:space="preserve">Group</w:t>
              </w:r>
            </w:ins>
          </w:p>
        </w:tc>
        <w:tc>
          <w:tcPr>
            <w:tcW w:w="1100" w:type="dxa"/>
            <w:tcBorders>
              <w:top w:val="single" w:sz="4" w:space="0" w:color="B9B2C4"/>
              <w:bottom w:val="single" w:sz="2" w:space="0" w:color="E4E0EA"/>
            </w:tcBorders>
            <w:shd w:fill="F2EEF4" w:val="clear"/>
          </w:tcPr>
          <w:p>
            <w:pPr>
              <w:pStyle w:val="Normal"/>
              <w:spacing w:lineRule="auto" w:line="240" w:before="0" w:after="0"/>
              <w:rPr>
                <w:ins w:id="2161" w:author="Hossein Batebi" w:date="2026-09-26T00:00:00Z"/>
              </w:rPr>
            </w:pPr>
            <w:ins w:id="2160" w:author="Hossein Batebi" w:date="2026-09-26T00:00:00Z">
              <w:r>
                <w:rPr>
                  <w:rFonts w:eastAsia="Times New Roman" w:cs="Arial"/>
                  <w:b/>
                  <w:bCs/>
                  <w:sz w:val="17"/>
                  <w:szCs w:val="16"/>
                </w:rPr>
                <w:t xml:space="preserve">Receptors</w:t>
              </w:r>
            </w:ins>
          </w:p>
        </w:tc>
        <w:tc>
          <w:tcPr>
            <w:tcW w:w="1100" w:type="dxa"/>
            <w:tcBorders>
              <w:top w:val="single" w:sz="4" w:space="0" w:color="B9B2C4"/>
              <w:bottom w:val="single" w:sz="2" w:space="0" w:color="E4E0EA"/>
            </w:tcBorders>
            <w:shd w:fill="F2EEF4" w:val="clear"/>
          </w:tcPr>
          <w:p>
            <w:pPr>
              <w:pStyle w:val="Normal"/>
              <w:spacing w:lineRule="auto" w:line="240" w:before="0" w:after="0"/>
              <w:rPr>
                <w:ins w:id="2163" w:author="Hossein Batebi" w:date="2026-09-26T00:00:00Z"/>
              </w:rPr>
            </w:pPr>
            <w:ins w:id="2162" w:author="Hossein Batebi" w:date="2026-09-26T00:00:00Z">
              <w:r>
                <w:rPr>
                  <w:rFonts w:eastAsia="Times New Roman" w:cs="Arial"/>
                  <w:b/>
                  <w:bCs/>
                  <w:sz w:val="17"/>
                  <w:szCs w:val="16"/>
                </w:rPr>
                <w:t xml:space="preserve">Positive</w:t>
              </w:r>
            </w:ins>
          </w:p>
        </w:tc>
        <w:tc>
          <w:tcPr>
            <w:tcW w:w="1400" w:type="dxa"/>
            <w:tcBorders>
              <w:top w:val="single" w:sz="4" w:space="0" w:color="B9B2C4"/>
              <w:bottom w:val="single" w:sz="2" w:space="0" w:color="E4E0EA"/>
            </w:tcBorders>
            <w:shd w:fill="F2EEF4" w:val="clear"/>
          </w:tcPr>
          <w:p>
            <w:pPr>
              <w:pStyle w:val="Normal"/>
              <w:spacing w:lineRule="auto" w:line="240" w:before="0" w:after="0"/>
              <w:rPr>
                <w:ins w:id="2165" w:author="Hossein Batebi" w:date="2026-09-26T00:00:00Z"/>
              </w:rPr>
            </w:pPr>
            <w:ins w:id="2164" w:author="Hossein Batebi" w:date="2026-09-26T00:00:00Z">
              <w:r>
                <w:rPr>
                  <w:rFonts w:eastAsia="Times New Roman" w:cs="Arial"/>
                  <w:b/>
                  <w:bCs/>
                  <w:sz w:val="17"/>
                  <w:szCs w:val="16"/>
                </w:rPr>
                <w:t xml:space="preserve">Mean difference</w:t>
              </w:r>
            </w:ins>
          </w:p>
        </w:tc>
        <w:tc>
          <w:tcPr>
            <w:tcW w:w="1300" w:type="dxa"/>
            <w:tcBorders>
              <w:top w:val="single" w:sz="4" w:space="0" w:color="B9B2C4"/>
              <w:bottom w:val="single" w:sz="2" w:space="0" w:color="E4E0EA"/>
            </w:tcBorders>
            <w:shd w:fill="F2EEF4" w:val="clear"/>
          </w:tcPr>
          <w:p>
            <w:pPr>
              <w:pStyle w:val="Normal"/>
              <w:spacing w:lineRule="auto" w:line="240" w:before="0" w:after="0"/>
              <w:rPr>
                <w:ins w:id="2167" w:author="Hossein Batebi" w:date="2026-09-26T00:00:00Z"/>
              </w:rPr>
            </w:pPr>
            <w:ins w:id="2166" w:author="Hossein Batebi" w:date="2026-09-26T00:00:00Z">
              <w:r>
                <w:rPr>
                  <w:rFonts w:eastAsia="Times New Roman" w:cs="Arial"/>
                  <w:b/>
                  <w:bCs/>
                  <w:sz w:val="17"/>
                  <w:szCs w:val="16"/>
                </w:rPr>
                <w:t xml:space="preserve">Sign-flip P</w:t>
              </w:r>
            </w:ins>
          </w:p>
        </w:tc>
      </w:tr>
      <w:tr>
        <w:trPr/>
        <w:tc>
          <w:tcPr>
            <w:tcW w:w="4460" w:type="dxa"/>
            <w:tcBorders>
              <w:top w:val="single" w:sz="2" w:space="0" w:color="E4E0EA"/>
              <w:bottom w:val="single" w:sz="2" w:space="0" w:color="E4E0EA"/>
            </w:tcBorders>
            <w:shd w:fill="FFFFFF" w:val="clear"/>
          </w:tcPr>
          <w:p>
            <w:pPr>
              <w:pStyle w:val="Normal"/>
              <w:spacing w:lineRule="auto" w:line="240" w:before="0" w:after="0"/>
              <w:rPr>
                <w:ins w:id="2169" w:author="Hossein Batebi" w:date="2026-09-26T00:00:00Z"/>
              </w:rPr>
            </w:pPr>
            <w:ins w:id="2168" w:author="Hossein Batebi" w:date="2026-09-26T00:00:00Z">
              <w:r>
                <w:rPr>
                  <w:rFonts w:eastAsia="Times New Roman" w:cs="Arial"/>
                  <w:b w:val="false"/>
                  <w:bCs w:val="false"/>
                  <w:sz w:val="16"/>
                  <w:szCs w:val="16"/>
                </w:rPr>
                <w:t xml:space="preserve">Original 12 receptors, receptor-only references versus full complexes</w:t>
              </w:r>
            </w:ins>
          </w:p>
        </w:tc>
        <w:tc>
          <w:tcPr>
            <w:tcW w:w="1100" w:type="dxa"/>
            <w:tcBorders>
              <w:top w:val="single" w:sz="2" w:space="0" w:color="E4E0EA"/>
              <w:bottom w:val="single" w:sz="2" w:space="0" w:color="E4E0EA"/>
            </w:tcBorders>
            <w:shd w:fill="FFFFFF" w:val="clear"/>
          </w:tcPr>
          <w:p>
            <w:pPr>
              <w:pStyle w:val="Normal"/>
              <w:spacing w:lineRule="auto" w:line="240" w:before="0" w:after="0"/>
              <w:rPr>
                <w:ins w:id="2171" w:author="Hossein Batebi" w:date="2026-09-26T00:00:00Z"/>
              </w:rPr>
            </w:pPr>
            <w:ins w:id="2170" w:author="Hossein Batebi" w:date="2026-09-26T00:00:00Z">
              <w:r>
                <w:rPr>
                  <w:rFonts w:eastAsia="Times New Roman" w:cs="Arial"/>
                  <w:b w:val="false"/>
                  <w:bCs w:val="false"/>
                  <w:sz w:val="16"/>
                  <w:szCs w:val="16"/>
                </w:rPr>
                <w:t xml:space="preserve">12</w:t>
              </w:r>
            </w:ins>
          </w:p>
        </w:tc>
        <w:tc>
          <w:tcPr>
            <w:tcW w:w="1100" w:type="dxa"/>
            <w:tcBorders>
              <w:top w:val="single" w:sz="2" w:space="0" w:color="E4E0EA"/>
              <w:bottom w:val="single" w:sz="2" w:space="0" w:color="E4E0EA"/>
            </w:tcBorders>
            <w:shd w:fill="FFFFFF" w:val="clear"/>
          </w:tcPr>
          <w:p>
            <w:pPr>
              <w:pStyle w:val="Normal"/>
              <w:spacing w:lineRule="auto" w:line="240" w:before="0" w:after="0"/>
              <w:rPr>
                <w:ins w:id="2173" w:author="Hossein Batebi" w:date="2026-09-26T00:00:00Z"/>
              </w:rPr>
            </w:pPr>
            <w:ins w:id="2172" w:author="Hossein Batebi" w:date="2026-09-26T00:00:00Z">
              <w:r>
                <w:rPr>
                  <w:rFonts w:eastAsia="Times New Roman" w:cs="Arial"/>
                  <w:b w:val="false"/>
                  <w:bCs w:val="false"/>
                  <w:sz w:val="16"/>
                  <w:szCs w:val="16"/>
                </w:rPr>
                <w:t xml:space="preserve">11/12</w:t>
              </w:r>
            </w:ins>
          </w:p>
        </w:tc>
        <w:tc>
          <w:tcPr>
            <w:tcW w:w="1400" w:type="dxa"/>
            <w:tcBorders>
              <w:top w:val="single" w:sz="2" w:space="0" w:color="E4E0EA"/>
              <w:bottom w:val="single" w:sz="2" w:space="0" w:color="E4E0EA"/>
            </w:tcBorders>
            <w:shd w:fill="FFFFFF" w:val="clear"/>
          </w:tcPr>
          <w:p>
            <w:pPr>
              <w:pStyle w:val="Normal"/>
              <w:spacing w:lineRule="auto" w:line="240" w:before="0" w:after="0"/>
              <w:rPr>
                <w:ins w:id="2175" w:author="Hossein Batebi" w:date="2026-09-26T00:00:00Z"/>
              </w:rPr>
            </w:pPr>
            <w:ins w:id="2174" w:author="Hossein Batebi" w:date="2026-09-26T00:00:00Z">
              <w:r>
                <w:rPr>
                  <w:rFonts w:eastAsia="Times New Roman" w:cs="Arial"/>
                  <w:b w:val="false"/>
                  <w:bCs w:val="false"/>
                  <w:sz w:val="16"/>
                  <w:szCs w:val="16"/>
                </w:rPr>
                <w:t xml:space="preserve">+0.389</w:t>
              </w:r>
            </w:ins>
          </w:p>
        </w:tc>
        <w:tc>
          <w:tcPr>
            <w:tcW w:w="1300" w:type="dxa"/>
            <w:tcBorders>
              <w:top w:val="single" w:sz="2" w:space="0" w:color="E4E0EA"/>
              <w:bottom w:val="single" w:sz="2" w:space="0" w:color="E4E0EA"/>
            </w:tcBorders>
            <w:shd w:fill="FFFFFF" w:val="clear"/>
          </w:tcPr>
          <w:p>
            <w:pPr>
              <w:pStyle w:val="Normal"/>
              <w:spacing w:lineRule="auto" w:line="240" w:before="0" w:after="0"/>
              <w:rPr>
                <w:ins w:id="2177" w:author="Hossein Batebi" w:date="2026-09-26T00:00:00Z"/>
              </w:rPr>
            </w:pPr>
            <w:ins w:id="2176" w:author="Hossein Batebi" w:date="2026-09-26T00:00:00Z">
              <w:r>
                <w:rPr>
                  <w:rFonts w:eastAsia="Times New Roman" w:cs="Arial"/>
                  <w:b w:val="false"/>
                  <w:bCs w:val="false"/>
                  <w:sz w:val="16"/>
                  <w:szCs w:val="16"/>
                </w:rPr>
                <w:t xml:space="preserve">0.030</w:t>
              </w:r>
            </w:ins>
          </w:p>
        </w:tc>
      </w:tr>
      <w:tr>
        <w:trPr/>
        <w:tc>
          <w:tcPr>
            <w:tcW w:w="4460" w:type="dxa"/>
            <w:tcBorders>
              <w:top w:val="single" w:sz="2" w:space="0" w:color="E4E0EA"/>
              <w:bottom w:val="single" w:sz="2" w:space="0" w:color="E4E0EA"/>
            </w:tcBorders>
            <w:shd w:fill="FFFFFF" w:val="clear"/>
          </w:tcPr>
          <w:p>
            <w:pPr>
              <w:pStyle w:val="Normal"/>
              <w:spacing w:lineRule="auto" w:line="240" w:before="0" w:after="0"/>
              <w:rPr>
                <w:ins w:id="2179" w:author="Hossein Batebi" w:date="2026-09-26T00:00:00Z"/>
              </w:rPr>
            </w:pPr>
            <w:ins w:id="2178" w:author="Hossein Batebi" w:date="2026-09-26T00:00:00Z">
              <w:r>
                <w:rPr>
                  <w:rFonts w:eastAsia="Times New Roman" w:cs="Arial"/>
                  <w:b w:val="false"/>
                  <w:bCs w:val="false"/>
                  <w:sz w:val="16"/>
                  <w:szCs w:val="16"/>
                </w:rPr>
                <w:t xml:space="preserve">Transducer-free references</w:t>
              </w:r>
            </w:ins>
          </w:p>
        </w:tc>
        <w:tc>
          <w:tcPr>
            <w:tcW w:w="1100" w:type="dxa"/>
            <w:tcBorders>
              <w:top w:val="single" w:sz="2" w:space="0" w:color="E4E0EA"/>
              <w:bottom w:val="single" w:sz="2" w:space="0" w:color="E4E0EA"/>
            </w:tcBorders>
            <w:shd w:fill="FFFFFF" w:val="clear"/>
          </w:tcPr>
          <w:p>
            <w:pPr>
              <w:pStyle w:val="Normal"/>
              <w:spacing w:lineRule="auto" w:line="240" w:before="0" w:after="0"/>
              <w:rPr>
                <w:ins w:id="2181" w:author="Hossein Batebi" w:date="2026-09-26T00:00:00Z"/>
              </w:rPr>
            </w:pPr>
            <w:ins w:id="2180" w:author="Hossein Batebi" w:date="2026-09-26T00:00:00Z">
              <w:r>
                <w:rPr>
                  <w:rFonts w:eastAsia="Times New Roman" w:cs="Arial"/>
                  <w:b w:val="false"/>
                  <w:bCs w:val="false"/>
                  <w:sz w:val="16"/>
                  <w:szCs w:val="16"/>
                </w:rPr>
                <w:t xml:space="preserve">3</w:t>
              </w:r>
            </w:ins>
          </w:p>
        </w:tc>
        <w:tc>
          <w:tcPr>
            <w:tcW w:w="1100" w:type="dxa"/>
            <w:tcBorders>
              <w:top w:val="single" w:sz="2" w:space="0" w:color="E4E0EA"/>
              <w:bottom w:val="single" w:sz="2" w:space="0" w:color="E4E0EA"/>
            </w:tcBorders>
            <w:shd w:fill="FFFFFF" w:val="clear"/>
          </w:tcPr>
          <w:p>
            <w:pPr>
              <w:pStyle w:val="Normal"/>
              <w:spacing w:lineRule="auto" w:line="240" w:before="0" w:after="0"/>
              <w:rPr>
                <w:ins w:id="2183" w:author="Hossein Batebi" w:date="2026-09-26T00:00:00Z"/>
              </w:rPr>
            </w:pPr>
            <w:ins w:id="2182" w:author="Hossein Batebi" w:date="2026-09-26T00:00:00Z">
              <w:r>
                <w:rPr>
                  <w:rFonts w:eastAsia="Times New Roman" w:cs="Arial"/>
                  <w:b w:val="false"/>
                  <w:bCs w:val="false"/>
                  <w:sz w:val="16"/>
                  <w:szCs w:val="16"/>
                </w:rPr>
                <w:t xml:space="preserve">3/3</w:t>
              </w:r>
            </w:ins>
          </w:p>
        </w:tc>
        <w:tc>
          <w:tcPr>
            <w:tcW w:w="1400" w:type="dxa"/>
            <w:tcBorders>
              <w:top w:val="single" w:sz="2" w:space="0" w:color="E4E0EA"/>
              <w:bottom w:val="single" w:sz="2" w:space="0" w:color="E4E0EA"/>
            </w:tcBorders>
            <w:shd w:fill="FFFFFF" w:val="clear"/>
          </w:tcPr>
          <w:p>
            <w:pPr>
              <w:pStyle w:val="Normal"/>
              <w:spacing w:lineRule="auto" w:line="240" w:before="0" w:after="0"/>
              <w:rPr>
                <w:ins w:id="2185" w:author="Hossein Batebi" w:date="2026-09-26T00:00:00Z"/>
              </w:rPr>
            </w:pPr>
            <w:ins w:id="2184" w:author="Hossein Batebi" w:date="2026-09-26T00:00:00Z">
              <w:r>
                <w:rPr>
                  <w:rFonts w:eastAsia="Times New Roman" w:cs="Arial"/>
                  <w:b w:val="false"/>
                  <w:bCs w:val="false"/>
                  <w:sz w:val="16"/>
                  <w:szCs w:val="16"/>
                </w:rPr>
                <w:t xml:space="preserve">+0.934</w:t>
              </w:r>
            </w:ins>
          </w:p>
        </w:tc>
        <w:tc>
          <w:tcPr>
            <w:tcW w:w="1300" w:type="dxa"/>
            <w:tcBorders>
              <w:top w:val="single" w:sz="2" w:space="0" w:color="E4E0EA"/>
              <w:bottom w:val="single" w:sz="2" w:space="0" w:color="E4E0EA"/>
            </w:tcBorders>
            <w:shd w:fill="FFFFFF" w:val="clear"/>
          </w:tcPr>
          <w:p>
            <w:pPr>
              <w:pStyle w:val="Normal"/>
              <w:spacing w:lineRule="auto" w:line="240" w:before="0" w:after="0"/>
              <w:rPr>
                <w:ins w:id="2187" w:author="Hossein Batebi" w:date="2026-09-26T00:00:00Z"/>
              </w:rPr>
            </w:pPr>
            <w:ins w:id="2186" w:author="Hossein Batebi" w:date="2026-09-26T00:00:00Z">
              <w:r>
                <w:rPr>
                  <w:rFonts w:eastAsia="Times New Roman" w:cs="Arial"/>
                  <w:b w:val="false"/>
                  <w:bCs w:val="false"/>
                  <w:sz w:val="16"/>
                  <w:szCs w:val="16"/>
                </w:rPr>
                <w:t>n/a (descriptive; n=3)</w:t>
              </w:r>
            </w:ins>
          </w:p>
        </w:tc>
      </w:tr>
      <w:tr>
        <w:trPr/>
        <w:tc>
          <w:tcPr>
            <w:tcW w:w="4460" w:type="dxa"/>
            <w:tcBorders>
              <w:top w:val="single" w:sz="2" w:space="0" w:color="E4E0EA"/>
              <w:bottom w:val="single" w:sz="2" w:space="0" w:color="E4E0EA"/>
            </w:tcBorders>
            <w:shd w:fill="FFFFFF" w:val="clear"/>
          </w:tcPr>
          <w:p>
            <w:pPr>
              <w:pStyle w:val="Normal"/>
              <w:spacing w:lineRule="auto" w:line="240" w:before="0" w:after="0"/>
              <w:rPr>
                <w:ins w:id="2189" w:author="Hossein Batebi" w:date="2026-09-26T00:00:00Z"/>
              </w:rPr>
            </w:pPr>
            <w:ins w:id="2188" w:author="Hossein Batebi" w:date="2026-09-26T00:00:00Z">
              <w:r>
                <w:rPr>
                  <w:rFonts w:eastAsia="Times New Roman" w:cs="Arial"/>
                  <w:b w:val="false"/>
                  <w:bCs w:val="false"/>
                  <w:sz w:val="16"/>
                  <w:szCs w:val="16"/>
                </w:rPr>
                <w:t xml:space="preserve">Receptor-focused references from transducer-containing specimens</w:t>
              </w:r>
            </w:ins>
          </w:p>
        </w:tc>
        <w:tc>
          <w:tcPr>
            <w:tcW w:w="1100" w:type="dxa"/>
            <w:tcBorders>
              <w:top w:val="single" w:sz="2" w:space="0" w:color="E4E0EA"/>
              <w:bottom w:val="single" w:sz="2" w:space="0" w:color="E4E0EA"/>
            </w:tcBorders>
            <w:shd w:fill="FFFFFF" w:val="clear"/>
          </w:tcPr>
          <w:p>
            <w:pPr>
              <w:pStyle w:val="Normal"/>
              <w:spacing w:lineRule="auto" w:line="240" w:before="0" w:after="0"/>
              <w:rPr>
                <w:ins w:id="2191" w:author="Hossein Batebi" w:date="2026-09-26T00:00:00Z"/>
              </w:rPr>
            </w:pPr>
            <w:ins w:id="2190" w:author="Hossein Batebi" w:date="2026-09-26T00:00:00Z">
              <w:r>
                <w:rPr>
                  <w:rFonts w:eastAsia="Times New Roman" w:cs="Arial"/>
                  <w:b w:val="false"/>
                  <w:bCs w:val="false"/>
                  <w:sz w:val="16"/>
                  <w:szCs w:val="16"/>
                </w:rPr>
                <w:t xml:space="preserve">8</w:t>
              </w:r>
            </w:ins>
          </w:p>
        </w:tc>
        <w:tc>
          <w:tcPr>
            <w:tcW w:w="1100" w:type="dxa"/>
            <w:tcBorders>
              <w:top w:val="single" w:sz="2" w:space="0" w:color="E4E0EA"/>
              <w:bottom w:val="single" w:sz="2" w:space="0" w:color="E4E0EA"/>
            </w:tcBorders>
            <w:shd w:fill="FFFFFF" w:val="clear"/>
          </w:tcPr>
          <w:p>
            <w:pPr>
              <w:pStyle w:val="Normal"/>
              <w:spacing w:lineRule="auto" w:line="240" w:before="0" w:after="0"/>
              <w:rPr>
                <w:ins w:id="2193" w:author="Hossein Batebi" w:date="2026-09-26T00:00:00Z"/>
              </w:rPr>
            </w:pPr>
            <w:ins w:id="2192" w:author="Hossein Batebi" w:date="2026-09-26T00:00:00Z">
              <w:r>
                <w:rPr>
                  <w:rFonts w:eastAsia="Times New Roman" w:cs="Arial"/>
                  <w:b w:val="false"/>
                  <w:bCs w:val="false"/>
                  <w:sz w:val="16"/>
                  <w:szCs w:val="16"/>
                </w:rPr>
                <w:t xml:space="preserve">7/8</w:t>
              </w:r>
            </w:ins>
          </w:p>
        </w:tc>
        <w:tc>
          <w:tcPr>
            <w:tcW w:w="1400" w:type="dxa"/>
            <w:tcBorders>
              <w:top w:val="single" w:sz="2" w:space="0" w:color="E4E0EA"/>
              <w:bottom w:val="single" w:sz="2" w:space="0" w:color="E4E0EA"/>
            </w:tcBorders>
            <w:shd w:fill="FFFFFF" w:val="clear"/>
          </w:tcPr>
          <w:p>
            <w:pPr>
              <w:pStyle w:val="Normal"/>
              <w:spacing w:lineRule="auto" w:line="240" w:before="0" w:after="0"/>
              <w:rPr>
                <w:ins w:id="2195" w:author="Hossein Batebi" w:date="2026-09-26T00:00:00Z"/>
              </w:rPr>
            </w:pPr>
            <w:ins w:id="2194" w:author="Hossein Batebi" w:date="2026-09-26T00:00:00Z">
              <w:r>
                <w:rPr>
                  <w:rFonts w:eastAsia="Times New Roman" w:cs="Arial"/>
                  <w:b w:val="false"/>
                  <w:bCs w:val="false"/>
                  <w:sz w:val="16"/>
                  <w:szCs w:val="16"/>
                </w:rPr>
                <w:t xml:space="preserve">+0.148</w:t>
              </w:r>
            </w:ins>
          </w:p>
        </w:tc>
        <w:tc>
          <w:tcPr>
            <w:tcW w:w="1300" w:type="dxa"/>
            <w:tcBorders>
              <w:top w:val="single" w:sz="2" w:space="0" w:color="E4E0EA"/>
              <w:bottom w:val="single" w:sz="2" w:space="0" w:color="E4E0EA"/>
            </w:tcBorders>
            <w:shd w:fill="FFFFFF" w:val="clear"/>
          </w:tcPr>
          <w:p>
            <w:pPr>
              <w:pStyle w:val="Normal"/>
              <w:spacing w:lineRule="auto" w:line="240" w:before="0" w:after="0"/>
              <w:rPr>
                <w:ins w:id="2197" w:author="Hossein Batebi" w:date="2026-09-26T00:00:00Z"/>
              </w:rPr>
            </w:pPr>
            <w:ins w:id="2196" w:author="Hossein Batebi" w:date="2026-09-26T00:00:00Z">
              <w:r>
                <w:rPr>
                  <w:rFonts w:eastAsia="Times New Roman" w:cs="Arial"/>
                  <w:b w:val="false"/>
                  <w:bCs w:val="false"/>
                  <w:sz w:val="16"/>
                  <w:szCs w:val="16"/>
                </w:rPr>
                <w:t xml:space="preserve">0.31</w:t>
              </w:r>
            </w:ins>
          </w:p>
        </w:tc>
      </w:tr>
      <w:tr>
        <w:trPr/>
        <w:tc>
          <w:tcPr>
            <w:tcW w:w="4460" w:type="dxa"/>
            <w:tcBorders>
              <w:top w:val="single" w:sz="2" w:space="0" w:color="E4E0EA"/>
              <w:bottom w:val="single" w:sz="2" w:space="0" w:color="E4E0EA"/>
            </w:tcBorders>
            <w:shd w:fill="FFFFFF" w:val="clear"/>
          </w:tcPr>
          <w:p>
            <w:pPr>
              <w:pStyle w:val="Normal"/>
              <w:spacing w:lineRule="auto" w:line="240" w:before="0" w:after="0"/>
              <w:rPr>
                <w:ins w:id="2199" w:author="Hossein Batebi" w:date="2026-09-26T00:00:00Z"/>
              </w:rPr>
            </w:pPr>
            <w:ins w:id="2198" w:author="Hossein Batebi" w:date="2026-09-26T00:00:00Z">
              <w:r>
                <w:rPr>
                  <w:rFonts w:eastAsia="Times New Roman" w:cs="Arial"/>
                  <w:b w:val="false"/>
                  <w:bCs w:val="false"/>
                  <w:sz w:val="16"/>
                  <w:szCs w:val="16"/>
                </w:rPr>
                <w:t xml:space="preserve">Mixed references (GPR34)</w:t>
              </w:r>
            </w:ins>
          </w:p>
        </w:tc>
        <w:tc>
          <w:tcPr>
            <w:tcW w:w="1100" w:type="dxa"/>
            <w:tcBorders>
              <w:top w:val="single" w:sz="2" w:space="0" w:color="E4E0EA"/>
              <w:bottom w:val="single" w:sz="2" w:space="0" w:color="E4E0EA"/>
            </w:tcBorders>
            <w:shd w:fill="FFFFFF" w:val="clear"/>
          </w:tcPr>
          <w:p>
            <w:pPr>
              <w:pStyle w:val="Normal"/>
              <w:spacing w:lineRule="auto" w:line="240" w:before="0" w:after="0"/>
              <w:rPr>
                <w:ins w:id="2201" w:author="Hossein Batebi" w:date="2026-09-26T00:00:00Z"/>
              </w:rPr>
            </w:pPr>
            <w:ins w:id="2200" w:author="Hossein Batebi" w:date="2026-09-26T00:00:00Z">
              <w:r>
                <w:rPr>
                  <w:rFonts w:eastAsia="Times New Roman" w:cs="Arial"/>
                  <w:b w:val="false"/>
                  <w:bCs w:val="false"/>
                  <w:sz w:val="16"/>
                  <w:szCs w:val="16"/>
                </w:rPr>
                <w:t xml:space="preserve">1</w:t>
              </w:r>
            </w:ins>
          </w:p>
        </w:tc>
        <w:tc>
          <w:tcPr>
            <w:tcW w:w="1100" w:type="dxa"/>
            <w:tcBorders>
              <w:top w:val="single" w:sz="2" w:space="0" w:color="E4E0EA"/>
              <w:bottom w:val="single" w:sz="2" w:space="0" w:color="E4E0EA"/>
            </w:tcBorders>
            <w:shd w:fill="FFFFFF" w:val="clear"/>
          </w:tcPr>
          <w:p>
            <w:pPr>
              <w:pStyle w:val="Normal"/>
              <w:spacing w:lineRule="auto" w:line="240" w:before="0" w:after="0"/>
              <w:rPr>
                <w:ins w:id="2203" w:author="Hossein Batebi" w:date="2026-09-26T00:00:00Z"/>
              </w:rPr>
            </w:pPr>
            <w:ins w:id="2202" w:author="Hossein Batebi" w:date="2026-09-26T00:00:00Z">
              <w:r>
                <w:rPr>
                  <w:rFonts w:eastAsia="Times New Roman" w:cs="Arial"/>
                  <w:b w:val="false"/>
                  <w:bCs w:val="false"/>
                  <w:sz w:val="16"/>
                  <w:szCs w:val="16"/>
                </w:rPr>
                <w:t xml:space="preserve">1/1</w:t>
              </w:r>
            </w:ins>
          </w:p>
        </w:tc>
        <w:tc>
          <w:tcPr>
            <w:tcW w:w="1400" w:type="dxa"/>
            <w:tcBorders>
              <w:top w:val="single" w:sz="2" w:space="0" w:color="E4E0EA"/>
              <w:bottom w:val="single" w:sz="2" w:space="0" w:color="E4E0EA"/>
            </w:tcBorders>
            <w:shd w:fill="FFFFFF" w:val="clear"/>
          </w:tcPr>
          <w:p>
            <w:pPr>
              <w:pStyle w:val="Normal"/>
              <w:spacing w:lineRule="auto" w:line="240" w:before="0" w:after="0"/>
              <w:rPr>
                <w:ins w:id="2205" w:author="Hossein Batebi" w:date="2026-09-26T00:00:00Z"/>
              </w:rPr>
            </w:pPr>
            <w:ins w:id="2204" w:author="Hossein Batebi" w:date="2026-09-26T00:00:00Z">
              <w:r>
                <w:rPr>
                  <w:rFonts w:eastAsia="Times New Roman" w:cs="Arial"/>
                  <w:b w:val="false"/>
                  <w:bCs w:val="false"/>
                  <w:sz w:val="16"/>
                  <w:szCs w:val="16"/>
                </w:rPr>
                <w:t xml:space="preserve">+0.679</w:t>
              </w:r>
            </w:ins>
          </w:p>
        </w:tc>
        <w:tc>
          <w:tcPr>
            <w:tcW w:w="1300" w:type="dxa"/>
            <w:tcBorders>
              <w:top w:val="single" w:sz="2" w:space="0" w:color="E4E0EA"/>
              <w:bottom w:val="single" w:sz="2" w:space="0" w:color="E4E0EA"/>
            </w:tcBorders>
            <w:shd w:fill="FFFFFF" w:val="clear"/>
          </w:tcPr>
          <w:p>
            <w:pPr>
              <w:pStyle w:val="Normal"/>
              <w:spacing w:lineRule="auto" w:line="240" w:before="0" w:after="0"/>
              <w:rPr>
                <w:ins w:id="2207" w:author="Hossein Batebi" w:date="2026-09-26T00:00:00Z"/>
              </w:rPr>
            </w:pPr>
            <w:ins w:id="2206" w:author="Hossein Batebi" w:date="2026-09-26T00:00:00Z">
              <w:r>
                <w:rPr>
                  <w:rFonts w:eastAsia="Times New Roman" w:cs="Arial"/>
                  <w:b w:val="false"/>
                  <w:bCs w:val="false"/>
                  <w:sz w:val="16"/>
                  <w:szCs w:val="16"/>
                </w:rPr>
                <w:t xml:space="preserve">n/a</w:t>
              </w:r>
            </w:ins>
          </w:p>
        </w:tc>
      </w:tr>
      <w:tr>
        <w:trPr/>
        <w:tc>
          <w:tcPr>
            <w:tcW w:w="4460" w:type="dxa"/>
            <w:tcBorders>
              <w:top w:val="single" w:sz="2" w:space="0" w:color="E4E0EA"/>
              <w:bottom w:val="single" w:sz="2" w:space="0" w:color="E4E0EA"/>
            </w:tcBorders>
            <w:shd w:fill="FFFFFF" w:val="clear"/>
          </w:tcPr>
          <w:p>
            <w:pPr>
              <w:pStyle w:val="Normal"/>
              <w:spacing w:lineRule="auto" w:line="240" w:before="0" w:after="0"/>
              <w:rPr>
                <w:ins w:id="2209" w:author="Hossein Batebi" w:date="2026-09-26T00:00:00Z"/>
              </w:rPr>
            </w:pPr>
            <w:ins w:id="2208" w:author="Hossein Batebi" w:date="2026-09-26T00:00:00Z">
              <w:r>
                <w:rPr>
                  <w:rFonts w:eastAsia="Times New Roman" w:cs="Arial"/>
                  <w:b w:val="false"/>
                  <w:bCs w:val="false"/>
                  <w:sz w:val="16"/>
                  <w:szCs w:val="16"/>
                </w:rPr>
                <w:t xml:space="preserve">Receptors whose references include same-particle reconstructions</w:t>
              </w:r>
            </w:ins>
          </w:p>
        </w:tc>
        <w:tc>
          <w:tcPr>
            <w:tcW w:w="1100" w:type="dxa"/>
            <w:tcBorders>
              <w:top w:val="single" w:sz="2" w:space="0" w:color="E4E0EA"/>
              <w:bottom w:val="single" w:sz="2" w:space="0" w:color="E4E0EA"/>
            </w:tcBorders>
            <w:shd w:fill="FFFFFF" w:val="clear"/>
          </w:tcPr>
          <w:p>
            <w:pPr>
              <w:pStyle w:val="Normal"/>
              <w:spacing w:lineRule="auto" w:line="240" w:before="0" w:after="0"/>
              <w:rPr>
                <w:ins w:id="2211" w:author="Hossein Batebi" w:date="2026-09-26T00:00:00Z"/>
              </w:rPr>
            </w:pPr>
            <w:ins w:id="2210" w:author="Hossein Batebi" w:date="2026-09-26T00:00:00Z">
              <w:r>
                <w:rPr>
                  <w:rFonts w:eastAsia="Times New Roman" w:cs="Arial"/>
                  <w:b w:val="false"/>
                  <w:bCs w:val="false"/>
                  <w:sz w:val="16"/>
                  <w:szCs w:val="16"/>
                </w:rPr>
                <w:t xml:space="preserve">5</w:t>
              </w:r>
            </w:ins>
          </w:p>
        </w:tc>
        <w:tc>
          <w:tcPr>
            <w:tcW w:w="1100" w:type="dxa"/>
            <w:tcBorders>
              <w:top w:val="single" w:sz="2" w:space="0" w:color="E4E0EA"/>
              <w:bottom w:val="single" w:sz="2" w:space="0" w:color="E4E0EA"/>
            </w:tcBorders>
            <w:shd w:fill="FFFFFF" w:val="clear"/>
          </w:tcPr>
          <w:p>
            <w:pPr>
              <w:pStyle w:val="Normal"/>
              <w:spacing w:lineRule="auto" w:line="240" w:before="0" w:after="0"/>
              <w:rPr>
                <w:ins w:id="2213" w:author="Hossein Batebi" w:date="2026-09-26T00:00:00Z"/>
              </w:rPr>
            </w:pPr>
            <w:ins w:id="2212" w:author="Hossein Batebi" w:date="2026-09-26T00:00:00Z">
              <w:r>
                <w:rPr>
                  <w:rFonts w:eastAsia="Times New Roman" w:cs="Arial"/>
                  <w:b w:val="false"/>
                  <w:bCs w:val="false"/>
                  <w:sz w:val="16"/>
                  <w:szCs w:val="16"/>
                </w:rPr>
                <w:t xml:space="preserve">5/5</w:t>
              </w:r>
            </w:ins>
          </w:p>
        </w:tc>
        <w:tc>
          <w:tcPr>
            <w:tcW w:w="1400" w:type="dxa"/>
            <w:tcBorders>
              <w:top w:val="single" w:sz="2" w:space="0" w:color="E4E0EA"/>
              <w:bottom w:val="single" w:sz="2" w:space="0" w:color="E4E0EA"/>
            </w:tcBorders>
            <w:shd w:fill="FFFFFF" w:val="clear"/>
          </w:tcPr>
          <w:p>
            <w:pPr>
              <w:pStyle w:val="Normal"/>
              <w:spacing w:lineRule="auto" w:line="240" w:before="0" w:after="0"/>
              <w:rPr>
                <w:ins w:id="2215" w:author="Hossein Batebi" w:date="2026-09-26T00:00:00Z"/>
              </w:rPr>
            </w:pPr>
            <w:ins w:id="2214" w:author="Hossein Batebi" w:date="2026-09-26T00:00:00Z">
              <w:r>
                <w:rPr>
                  <w:rFonts w:eastAsia="Times New Roman" w:cs="Arial"/>
                  <w:b w:val="false"/>
                  <w:bCs w:val="false"/>
                  <w:sz w:val="16"/>
                  <w:szCs w:val="16"/>
                </w:rPr>
                <w:t xml:space="preserve">+0.377</w:t>
              </w:r>
            </w:ins>
          </w:p>
        </w:tc>
        <w:tc>
          <w:tcPr>
            <w:tcW w:w="1300" w:type="dxa"/>
            <w:tcBorders>
              <w:top w:val="single" w:sz="2" w:space="0" w:color="E4E0EA"/>
              <w:bottom w:val="single" w:sz="2" w:space="0" w:color="E4E0EA"/>
            </w:tcBorders>
            <w:shd w:fill="FFFFFF" w:val="clear"/>
          </w:tcPr>
          <w:p>
            <w:pPr>
              <w:pStyle w:val="Normal"/>
              <w:spacing w:lineRule="auto" w:line="240" w:before="0" w:after="0"/>
              <w:rPr>
                <w:ins w:id="2217" w:author="Hossein Batebi" w:date="2026-09-26T00:00:00Z"/>
              </w:rPr>
            </w:pPr>
            <w:ins w:id="2216" w:author="Hossein Batebi" w:date="2026-09-26T00:00:00Z">
              <w:r>
                <w:rPr>
                  <w:rFonts w:eastAsia="Times New Roman" w:cs="Arial"/>
                  <w:b w:val="false"/>
                  <w:bCs w:val="false"/>
                  <w:sz w:val="16"/>
                  <w:szCs w:val="16"/>
                </w:rPr>
                <w:t xml:space="preserve">0.063</w:t>
              </w:r>
            </w:ins>
          </w:p>
        </w:tc>
      </w:tr>
      <w:tr>
        <w:trPr/>
        <w:tc>
          <w:tcPr>
            <w:tcW w:w="4460" w:type="dxa"/>
            <w:tcBorders>
              <w:top w:val="single" w:sz="2" w:space="0" w:color="E4E0EA"/>
              <w:bottom w:val="single" w:sz="2" w:space="0" w:color="E4E0EA"/>
            </w:tcBorders>
            <w:shd w:fill="FFFFFF" w:val="clear"/>
          </w:tcPr>
          <w:p>
            <w:pPr>
              <w:pStyle w:val="Normal"/>
              <w:spacing w:lineRule="auto" w:line="240" w:before="0" w:after="0"/>
              <w:rPr>
                <w:ins w:id="2219" w:author="Hossein Batebi" w:date="2026-09-26T00:00:00Z"/>
              </w:rPr>
            </w:pPr>
            <w:ins w:id="2218" w:author="Hossein Batebi" w:date="2026-09-26T00:00:00Z">
              <w:r>
                <w:rPr>
                  <w:rFonts w:eastAsia="Times New Roman" w:cs="Arial"/>
                  <w:b w:val="false"/>
                  <w:bCs w:val="false"/>
                  <w:sz w:val="16"/>
                  <w:szCs w:val="16"/>
                </w:rPr>
                <w:t xml:space="preserve">Same-particle focused versus full models, archive-trained 92-feature classifier</w:t>
              </w:r>
            </w:ins>
          </w:p>
        </w:tc>
        <w:tc>
          <w:tcPr>
            <w:tcW w:w="1100" w:type="dxa"/>
            <w:tcBorders>
              <w:top w:val="single" w:sz="2" w:space="0" w:color="E4E0EA"/>
              <w:bottom w:val="single" w:sz="2" w:space="0" w:color="E4E0EA"/>
            </w:tcBorders>
            <w:shd w:fill="FFFFFF" w:val="clear"/>
          </w:tcPr>
          <w:p>
            <w:pPr>
              <w:pStyle w:val="Normal"/>
              <w:spacing w:lineRule="auto" w:line="240" w:before="0" w:after="0"/>
              <w:rPr>
                <w:ins w:id="2221" w:author="Hossein Batebi" w:date="2026-09-26T00:00:00Z"/>
              </w:rPr>
            </w:pPr>
            <w:ins w:id="2220" w:author="Hossein Batebi" w:date="2026-09-26T00:00:00Z">
              <w:r>
                <w:rPr>
                  <w:rFonts w:eastAsia="Times New Roman" w:cs="Arial"/>
                  <w:b w:val="false"/>
                  <w:bCs w:val="false"/>
                  <w:sz w:val="16"/>
                  <w:szCs w:val="16"/>
                </w:rPr>
                <w:t xml:space="preserve">5</w:t>
              </w:r>
            </w:ins>
          </w:p>
        </w:tc>
        <w:tc>
          <w:tcPr>
            <w:tcW w:w="1100" w:type="dxa"/>
            <w:tcBorders>
              <w:top w:val="single" w:sz="2" w:space="0" w:color="E4E0EA"/>
              <w:bottom w:val="single" w:sz="2" w:space="0" w:color="E4E0EA"/>
            </w:tcBorders>
            <w:shd w:fill="FFFFFF" w:val="clear"/>
          </w:tcPr>
          <w:p>
            <w:pPr>
              <w:pStyle w:val="Normal"/>
              <w:spacing w:lineRule="auto" w:line="240" w:before="0" w:after="0"/>
              <w:rPr>
                <w:ins w:id="2223" w:author="Hossein Batebi" w:date="2026-09-26T00:00:00Z"/>
              </w:rPr>
            </w:pPr>
            <w:ins w:id="2222" w:author="Hossein Batebi" w:date="2026-09-26T00:00:00Z">
              <w:r>
                <w:rPr>
                  <w:rFonts w:eastAsia="Times New Roman" w:cs="Arial"/>
                  <w:b w:val="false"/>
                  <w:bCs w:val="false"/>
                  <w:sz w:val="16"/>
                  <w:szCs w:val="16"/>
                </w:rPr>
                <w:t xml:space="preserve">2/5</w:t>
              </w:r>
            </w:ins>
          </w:p>
        </w:tc>
        <w:tc>
          <w:tcPr>
            <w:tcW w:w="1400" w:type="dxa"/>
            <w:tcBorders>
              <w:top w:val="single" w:sz="2" w:space="0" w:color="E4E0EA"/>
              <w:bottom w:val="single" w:sz="2" w:space="0" w:color="E4E0EA"/>
            </w:tcBorders>
            <w:shd w:fill="FFFFFF" w:val="clear"/>
          </w:tcPr>
          <w:p>
            <w:pPr>
              <w:pStyle w:val="Normal"/>
              <w:spacing w:lineRule="auto" w:line="240" w:before="0" w:after="0"/>
              <w:rPr>
                <w:ins w:id="2225" w:author="Hossein Batebi" w:date="2026-09-26T00:00:00Z"/>
              </w:rPr>
            </w:pPr>
            <w:ins w:id="2224" w:author="Hossein Batebi" w:date="2026-09-26T00:00:00Z">
              <w:r>
                <w:rPr>
                  <w:rFonts w:eastAsia="Times New Roman" w:cs="Arial"/>
                  <w:b w:val="false"/>
                  <w:bCs w:val="false"/>
                  <w:sz w:val="16"/>
                  <w:szCs w:val="16"/>
                </w:rPr>
                <w:t xml:space="preserve">-0.160</w:t>
              </w:r>
            </w:ins>
          </w:p>
        </w:tc>
        <w:tc>
          <w:tcPr>
            <w:tcW w:w="1300" w:type="dxa"/>
            <w:tcBorders>
              <w:top w:val="single" w:sz="2" w:space="0" w:color="E4E0EA"/>
              <w:bottom w:val="single" w:sz="2" w:space="0" w:color="E4E0EA"/>
            </w:tcBorders>
            <w:shd w:fill="FFFFFF" w:val="clear"/>
          </w:tcPr>
          <w:p>
            <w:pPr>
              <w:pStyle w:val="Normal"/>
              <w:spacing w:lineRule="auto" w:line="240" w:before="0" w:after="0"/>
              <w:rPr>
                <w:ins w:id="2227" w:author="Hossein Batebi" w:date="2026-09-26T00:00:00Z"/>
              </w:rPr>
            </w:pPr>
            <w:ins w:id="2226" w:author="Hossein Batebi" w:date="2026-09-26T00:00:00Z">
              <w:r>
                <w:rPr>
                  <w:rFonts w:eastAsia="Times New Roman" w:cs="Arial"/>
                  <w:b w:val="false"/>
                  <w:bCs w:val="false"/>
                  <w:sz w:val="16"/>
                  <w:szCs w:val="16"/>
                </w:rPr>
                <w:t xml:space="preserve">0.75</w:t>
              </w:r>
            </w:ins>
          </w:p>
        </w:tc>
      </w:tr>
      <w:tr>
        <w:trPr/>
        <w:tc>
          <w:tcPr>
            <w:tcW w:w="4460" w:type="dxa"/>
            <w:tcBorders>
              <w:top w:val="single" w:sz="2" w:space="0" w:color="E4E0EA"/>
              <w:bottom w:val="single" w:sz="2" w:space="0" w:color="E4E0EA"/>
            </w:tcBorders>
            <w:shd w:fill="FFFFFF" w:val="clear"/>
          </w:tcPr>
          <w:p>
            <w:pPr>
              <w:pStyle w:val="Normal"/>
              <w:spacing w:lineRule="auto" w:line="240" w:before="0" w:after="0"/>
              <w:rPr>
                <w:ins w:id="2229" w:author="Hossein Batebi" w:date="2026-09-26T00:00:00Z"/>
              </w:rPr>
            </w:pPr>
            <w:ins w:id="2228" w:author="Hossein Batebi" w:date="2026-09-26T00:00:00Z">
              <w:r>
                <w:rPr>
                  <w:rFonts w:eastAsia="Times New Roman" w:cs="Arial"/>
                  <w:b w:val="false"/>
                  <w:bCs w:val="false"/>
                  <w:sz w:val="16"/>
                  <w:szCs w:val="16"/>
                </w:rPr>
                <w:t xml:space="preserve">As above, excluding training receptors with at least 50% identity</w:t>
              </w:r>
            </w:ins>
          </w:p>
        </w:tc>
        <w:tc>
          <w:tcPr>
            <w:tcW w:w="1100" w:type="dxa"/>
            <w:tcBorders>
              <w:top w:val="single" w:sz="2" w:space="0" w:color="E4E0EA"/>
              <w:bottom w:val="single" w:sz="2" w:space="0" w:color="E4E0EA"/>
            </w:tcBorders>
            <w:shd w:fill="FFFFFF" w:val="clear"/>
          </w:tcPr>
          <w:p>
            <w:pPr>
              <w:pStyle w:val="Normal"/>
              <w:spacing w:lineRule="auto" w:line="240" w:before="0" w:after="0"/>
              <w:rPr>
                <w:ins w:id="2231" w:author="Hossein Batebi" w:date="2026-09-26T00:00:00Z"/>
              </w:rPr>
            </w:pPr>
            <w:ins w:id="2230" w:author="Hossein Batebi" w:date="2026-09-26T00:00:00Z">
              <w:r>
                <w:rPr>
                  <w:rFonts w:eastAsia="Times New Roman" w:cs="Arial"/>
                  <w:b w:val="false"/>
                  <w:bCs w:val="false"/>
                  <w:sz w:val="16"/>
                  <w:szCs w:val="16"/>
                </w:rPr>
                <w:t xml:space="preserve">5</w:t>
              </w:r>
            </w:ins>
          </w:p>
        </w:tc>
        <w:tc>
          <w:tcPr>
            <w:tcW w:w="1100" w:type="dxa"/>
            <w:tcBorders>
              <w:top w:val="single" w:sz="2" w:space="0" w:color="E4E0EA"/>
              <w:bottom w:val="single" w:sz="2" w:space="0" w:color="E4E0EA"/>
            </w:tcBorders>
            <w:shd w:fill="FFFFFF" w:val="clear"/>
          </w:tcPr>
          <w:p>
            <w:pPr>
              <w:pStyle w:val="Normal"/>
              <w:spacing w:lineRule="auto" w:line="240" w:before="0" w:after="0"/>
              <w:rPr>
                <w:ins w:id="2233" w:author="Hossein Batebi" w:date="2026-09-26T00:00:00Z"/>
              </w:rPr>
            </w:pPr>
            <w:ins w:id="2232" w:author="Hossein Batebi" w:date="2026-09-26T00:00:00Z">
              <w:r>
                <w:rPr>
                  <w:rFonts w:eastAsia="Times New Roman" w:cs="Arial"/>
                  <w:b w:val="false"/>
                  <w:bCs w:val="false"/>
                  <w:sz w:val="16"/>
                  <w:szCs w:val="16"/>
                </w:rPr>
                <w:t xml:space="preserve">2/5</w:t>
              </w:r>
            </w:ins>
          </w:p>
        </w:tc>
        <w:tc>
          <w:tcPr>
            <w:tcW w:w="1400" w:type="dxa"/>
            <w:tcBorders>
              <w:top w:val="single" w:sz="2" w:space="0" w:color="E4E0EA"/>
              <w:bottom w:val="single" w:sz="2" w:space="0" w:color="E4E0EA"/>
            </w:tcBorders>
            <w:shd w:fill="FFFFFF" w:val="clear"/>
          </w:tcPr>
          <w:p>
            <w:pPr>
              <w:pStyle w:val="Normal"/>
              <w:spacing w:lineRule="auto" w:line="240" w:before="0" w:after="0"/>
              <w:rPr>
                <w:ins w:id="2235" w:author="Hossein Batebi" w:date="2026-09-26T00:00:00Z"/>
              </w:rPr>
            </w:pPr>
            <w:ins w:id="2234" w:author="Hossein Batebi" w:date="2026-09-26T00:00:00Z">
              <w:r>
                <w:rPr>
                  <w:rFonts w:eastAsia="Times New Roman" w:cs="Arial"/>
                  <w:b w:val="false"/>
                  <w:bCs w:val="false"/>
                  <w:sz w:val="16"/>
                  <w:szCs w:val="16"/>
                </w:rPr>
                <w:t xml:space="preserve">+0.002</w:t>
              </w:r>
            </w:ins>
          </w:p>
        </w:tc>
        <w:tc>
          <w:tcPr>
            <w:tcW w:w="1300" w:type="dxa"/>
            <w:tcBorders>
              <w:top w:val="single" w:sz="2" w:space="0" w:color="E4E0EA"/>
              <w:bottom w:val="single" w:sz="2" w:space="0" w:color="E4E0EA"/>
            </w:tcBorders>
            <w:shd w:fill="FFFFFF" w:val="clear"/>
          </w:tcPr>
          <w:p>
            <w:pPr>
              <w:pStyle w:val="Normal"/>
              <w:spacing w:lineRule="auto" w:line="240" w:before="0" w:after="0"/>
              <w:rPr>
                <w:ins w:id="2237" w:author="Hossein Batebi" w:date="2026-09-26T00:00:00Z"/>
              </w:rPr>
            </w:pPr>
            <w:ins w:id="2236" w:author="Hossein Batebi" w:date="2026-09-26T00:00:00Z">
              <w:r>
                <w:rPr>
                  <w:rFonts w:eastAsia="Times New Roman" w:cs="Arial"/>
                  <w:b w:val="false"/>
                  <w:bCs w:val="false"/>
                  <w:sz w:val="16"/>
                  <w:szCs w:val="16"/>
                </w:rPr>
                <w:t xml:space="preserve">0.88</w:t>
              </w:r>
            </w:ins>
          </w:p>
        </w:tc>
      </w:tr>
      <w:tr>
        <w:trPr/>
        <w:tc>
          <w:tcPr>
            <w:tcW w:w="4460" w:type="dxa"/>
            <w:tcBorders>
              <w:top w:val="single" w:sz="2" w:space="0" w:color="E4E0EA"/>
              <w:bottom w:val="single" w:sz="2" w:space="0" w:color="E4E0EA"/>
            </w:tcBorders>
            <w:shd w:fill="FFFFFF" w:val="clear"/>
          </w:tcPr>
          <w:p>
            <w:pPr>
              <w:pStyle w:val="Normal"/>
              <w:spacing w:lineRule="auto" w:line="240" w:before="0" w:after="0"/>
              <w:rPr>
                <w:ins w:id="2239" w:author="Hossein Batebi" w:date="2026-09-26T00:00:00Z"/>
              </w:rPr>
            </w:pPr>
            <w:ins w:id="2238" w:author="Hossein Batebi" w:date="2026-09-26T00:00:00Z">
              <w:r>
                <w:rPr>
                  <w:rFonts w:eastAsia="Times New Roman" w:cs="Arial"/>
                  <w:b w:val="false"/>
                  <w:bCs w:val="false"/>
                  <w:sz w:val="16"/>
                  <w:szCs w:val="16"/>
                </w:rPr>
                <w:t xml:space="preserve">Same-particle pairs, original two-model framework, 92 features</w:t>
              </w:r>
            </w:ins>
          </w:p>
        </w:tc>
        <w:tc>
          <w:tcPr>
            <w:tcW w:w="1100" w:type="dxa"/>
            <w:tcBorders>
              <w:top w:val="single" w:sz="2" w:space="0" w:color="E4E0EA"/>
              <w:bottom w:val="single" w:sz="2" w:space="0" w:color="E4E0EA"/>
            </w:tcBorders>
            <w:shd w:fill="FFFFFF" w:val="clear"/>
          </w:tcPr>
          <w:p>
            <w:pPr>
              <w:pStyle w:val="Normal"/>
              <w:spacing w:lineRule="auto" w:line="240" w:before="0" w:after="0"/>
              <w:rPr>
                <w:ins w:id="2241" w:author="Hossein Batebi" w:date="2026-09-26T00:00:00Z"/>
              </w:rPr>
            </w:pPr>
            <w:ins w:id="2240" w:author="Hossein Batebi" w:date="2026-09-26T00:00:00Z">
              <w:r>
                <w:rPr>
                  <w:rFonts w:eastAsia="Times New Roman" w:cs="Arial"/>
                  <w:b w:val="false"/>
                  <w:bCs w:val="false"/>
                  <w:sz w:val="16"/>
                  <w:szCs w:val="16"/>
                </w:rPr>
                <w:t xml:space="preserve">5</w:t>
              </w:r>
            </w:ins>
          </w:p>
        </w:tc>
        <w:tc>
          <w:tcPr>
            <w:tcW w:w="1100" w:type="dxa"/>
            <w:tcBorders>
              <w:top w:val="single" w:sz="2" w:space="0" w:color="E4E0EA"/>
              <w:bottom w:val="single" w:sz="2" w:space="0" w:color="E4E0EA"/>
            </w:tcBorders>
            <w:shd w:fill="FFFFFF" w:val="clear"/>
          </w:tcPr>
          <w:p>
            <w:pPr>
              <w:pStyle w:val="Normal"/>
              <w:spacing w:lineRule="auto" w:line="240" w:before="0" w:after="0"/>
              <w:rPr>
                <w:ins w:id="2243" w:author="Hossein Batebi" w:date="2026-09-26T00:00:00Z"/>
              </w:rPr>
            </w:pPr>
            <w:ins w:id="2242" w:author="Hossein Batebi" w:date="2026-09-26T00:00:00Z">
              <w:r>
                <w:rPr>
                  <w:rFonts w:eastAsia="Times New Roman" w:cs="Arial"/>
                  <w:b w:val="false"/>
                  <w:bCs w:val="false"/>
                  <w:sz w:val="16"/>
                  <w:szCs w:val="16"/>
                </w:rPr>
                <w:t xml:space="preserve">4/5</w:t>
              </w:r>
            </w:ins>
          </w:p>
        </w:tc>
        <w:tc>
          <w:tcPr>
            <w:tcW w:w="1400" w:type="dxa"/>
            <w:tcBorders>
              <w:top w:val="single" w:sz="2" w:space="0" w:color="E4E0EA"/>
              <w:bottom w:val="single" w:sz="2" w:space="0" w:color="E4E0EA"/>
            </w:tcBorders>
            <w:shd w:fill="FFFFFF" w:val="clear"/>
          </w:tcPr>
          <w:p>
            <w:pPr>
              <w:pStyle w:val="Normal"/>
              <w:spacing w:lineRule="auto" w:line="240" w:before="0" w:after="0"/>
              <w:rPr>
                <w:ins w:id="2245" w:author="Hossein Batebi" w:date="2026-09-26T00:00:00Z"/>
              </w:rPr>
            </w:pPr>
            <w:ins w:id="2244" w:author="Hossein Batebi" w:date="2026-09-26T00:00:00Z">
              <w:r>
                <w:rPr>
                  <w:rFonts w:eastAsia="Times New Roman" w:cs="Arial"/>
                  <w:b w:val="false"/>
                  <w:bCs w:val="false"/>
                  <w:sz w:val="16"/>
                  <w:szCs w:val="16"/>
                </w:rPr>
                <w:t xml:space="preserve">+0.124</w:t>
              </w:r>
            </w:ins>
          </w:p>
        </w:tc>
        <w:tc>
          <w:tcPr>
            <w:tcW w:w="1300" w:type="dxa"/>
            <w:tcBorders>
              <w:top w:val="single" w:sz="2" w:space="0" w:color="E4E0EA"/>
              <w:bottom w:val="single" w:sz="2" w:space="0" w:color="E4E0EA"/>
            </w:tcBorders>
            <w:shd w:fill="FFFFFF" w:val="clear"/>
          </w:tcPr>
          <w:p>
            <w:pPr>
              <w:pStyle w:val="Normal"/>
              <w:spacing w:lineRule="auto" w:line="240" w:before="0" w:after="0"/>
              <w:rPr>
                <w:ins w:id="2247" w:author="Hossein Batebi" w:date="2026-09-26T00:00:00Z"/>
              </w:rPr>
            </w:pPr>
            <w:ins w:id="2246" w:author="Hossein Batebi" w:date="2026-09-26T00:00:00Z">
              <w:r>
                <w:rPr>
                  <w:rFonts w:eastAsia="Times New Roman" w:cs="Arial"/>
                  <w:b w:val="false"/>
                  <w:bCs w:val="false"/>
                  <w:sz w:val="16"/>
                  <w:szCs w:val="16"/>
                </w:rPr>
                <w:t xml:space="preserve">0.69</w:t>
              </w:r>
            </w:ins>
          </w:p>
        </w:tc>
      </w:tr>
      <w:tr>
        <w:trPr/>
        <w:tc>
          <w:tcPr>
            <w:tcW w:w="4460" w:type="dxa"/>
            <w:tcBorders>
              <w:top w:val="single" w:sz="2" w:space="0" w:color="E4E0EA"/>
              <w:bottom w:val="single" w:sz="2" w:space="0" w:color="E4E0EA"/>
            </w:tcBorders>
            <w:shd w:fill="FFFFFF" w:val="clear"/>
          </w:tcPr>
          <w:p>
            <w:pPr>
              <w:pStyle w:val="Normal"/>
              <w:spacing w:lineRule="auto" w:line="240" w:before="0" w:after="0"/>
              <w:rPr>
                <w:ins w:id="2249" w:author="Hossein Batebi" w:date="2026-09-26T00:00:00Z"/>
              </w:rPr>
            </w:pPr>
            <w:ins w:id="2248" w:author="Hossein Batebi" w:date="2026-09-26T00:00:00Z">
              <w:r>
                <w:rPr>
                  <w:rFonts w:eastAsia="Times New Roman" w:cs="Arial"/>
                  <w:b w:val="false"/>
                  <w:bCs w:val="false"/>
                  <w:sz w:val="16"/>
                  <w:szCs w:val="16"/>
                </w:rPr>
                <w:t xml:space="preserve">Same-particle pairs, original two-model framework, four-feature code</w:t>
              </w:r>
            </w:ins>
          </w:p>
        </w:tc>
        <w:tc>
          <w:tcPr>
            <w:tcW w:w="1100" w:type="dxa"/>
            <w:tcBorders>
              <w:top w:val="single" w:sz="2" w:space="0" w:color="E4E0EA"/>
              <w:bottom w:val="single" w:sz="2" w:space="0" w:color="E4E0EA"/>
            </w:tcBorders>
            <w:shd w:fill="FFFFFF" w:val="clear"/>
          </w:tcPr>
          <w:p>
            <w:pPr>
              <w:pStyle w:val="Normal"/>
              <w:spacing w:lineRule="auto" w:line="240" w:before="0" w:after="0"/>
              <w:rPr>
                <w:ins w:id="2251" w:author="Hossein Batebi" w:date="2026-09-26T00:00:00Z"/>
              </w:rPr>
            </w:pPr>
            <w:ins w:id="2250" w:author="Hossein Batebi" w:date="2026-09-26T00:00:00Z">
              <w:r>
                <w:rPr>
                  <w:rFonts w:eastAsia="Times New Roman" w:cs="Arial"/>
                  <w:b w:val="false"/>
                  <w:bCs w:val="false"/>
                  <w:sz w:val="16"/>
                  <w:szCs w:val="16"/>
                </w:rPr>
                <w:t xml:space="preserve">5</w:t>
              </w:r>
            </w:ins>
          </w:p>
        </w:tc>
        <w:tc>
          <w:tcPr>
            <w:tcW w:w="1100" w:type="dxa"/>
            <w:tcBorders>
              <w:top w:val="single" w:sz="2" w:space="0" w:color="E4E0EA"/>
              <w:bottom w:val="single" w:sz="2" w:space="0" w:color="E4E0EA"/>
            </w:tcBorders>
            <w:shd w:fill="FFFFFF" w:val="clear"/>
          </w:tcPr>
          <w:p>
            <w:pPr>
              <w:pStyle w:val="Normal"/>
              <w:spacing w:lineRule="auto" w:line="240" w:before="0" w:after="0"/>
              <w:rPr>
                <w:ins w:id="2253" w:author="Hossein Batebi" w:date="2026-09-26T00:00:00Z"/>
              </w:rPr>
            </w:pPr>
            <w:ins w:id="2252" w:author="Hossein Batebi" w:date="2026-09-26T00:00:00Z">
              <w:r>
                <w:rPr>
                  <w:rFonts w:eastAsia="Times New Roman" w:cs="Arial"/>
                  <w:b w:val="false"/>
                  <w:bCs w:val="false"/>
                  <w:sz w:val="16"/>
                  <w:szCs w:val="16"/>
                </w:rPr>
                <w:t xml:space="preserve">4/5</w:t>
              </w:r>
            </w:ins>
          </w:p>
        </w:tc>
        <w:tc>
          <w:tcPr>
            <w:tcW w:w="1400" w:type="dxa"/>
            <w:tcBorders>
              <w:top w:val="single" w:sz="2" w:space="0" w:color="E4E0EA"/>
              <w:bottom w:val="single" w:sz="2" w:space="0" w:color="E4E0EA"/>
            </w:tcBorders>
            <w:shd w:fill="FFFFFF" w:val="clear"/>
          </w:tcPr>
          <w:p>
            <w:pPr>
              <w:pStyle w:val="Normal"/>
              <w:spacing w:lineRule="auto" w:line="240" w:before="0" w:after="0"/>
              <w:rPr>
                <w:ins w:id="2255" w:author="Hossein Batebi" w:date="2026-09-26T00:00:00Z"/>
              </w:rPr>
            </w:pPr>
            <w:ins w:id="2254" w:author="Hossein Batebi" w:date="2026-09-26T00:00:00Z">
              <w:r>
                <w:rPr>
                  <w:rFonts w:eastAsia="Times New Roman" w:cs="Arial"/>
                  <w:b w:val="false"/>
                  <w:bCs w:val="false"/>
                  <w:sz w:val="16"/>
                  <w:szCs w:val="16"/>
                </w:rPr>
                <w:t xml:space="preserve">+0.300</w:t>
              </w:r>
            </w:ins>
          </w:p>
        </w:tc>
        <w:tc>
          <w:tcPr>
            <w:tcW w:w="1300" w:type="dxa"/>
            <w:tcBorders>
              <w:top w:val="single" w:sz="2" w:space="0" w:color="E4E0EA"/>
              <w:bottom w:val="single" w:sz="2" w:space="0" w:color="E4E0EA"/>
            </w:tcBorders>
            <w:shd w:fill="FFFFFF" w:val="clear"/>
          </w:tcPr>
          <w:p>
            <w:pPr>
              <w:pStyle w:val="Normal"/>
              <w:spacing w:lineRule="auto" w:line="240" w:before="0" w:after="0"/>
              <w:rPr>
                <w:ins w:id="2257" w:author="Hossein Batebi" w:date="2026-09-26T00:00:00Z"/>
              </w:rPr>
            </w:pPr>
            <w:ins w:id="2256" w:author="Hossein Batebi" w:date="2026-09-26T00:00:00Z">
              <w:r>
                <w:rPr>
                  <w:rFonts w:eastAsia="Times New Roman" w:cs="Arial"/>
                  <w:b w:val="false"/>
                  <w:bCs w:val="false"/>
                  <w:sz w:val="16"/>
                  <w:szCs w:val="16"/>
                </w:rPr>
                <w:t xml:space="preserve">0.13</w:t>
              </w:r>
            </w:ins>
          </w:p>
        </w:tc>
      </w:tr>
    </w:tbl>
    <w:p>
      <w:pPr>
        <w:pStyle w:val="Normal"/>
        <w:spacing w:lineRule="exact" w:line="290" w:before="0" w:after="180"/>
        <w:jc w:val="both"/>
        <w:rPr>
          <w:ins w:id="2259" w:author="Hossein Batebi" w:date="2026-09-26T00:00:00Z"/>
        </w:rPr>
      </w:pPr>
      <w:ins w:id="2258" w:author="Hossein Batebi" w:date="2026-09-26T00:00:00Z">
        <w:r>
          <w:t>The positive direction was also present for receptors whose receptor-only coordinate models derive from transducer-containing specimens (7 of 8; mean difference +0.148; P = 0.31), where there is no experimentally partner-free versus bound contrast. For focused and full reconstructions of the same particles, the original two-model framework gave positive differences in 4 of 5 receptor pairs, whereas a single archive-trained 92-feature classifier did not show a consistent positive difference (2 of 5; mean difference -0.160; P = 0.75). These controls show why coordinate-level endpoint comparisons and specimen-level biological provenance should be distinguished; the same-particle analyses are descriptive controls and do not assign the 12-receptor difference specifically to specimen transducer status. The 5/5 row above is the original endpoint comparison restricted to the five receptors for which same-particle reconstructions are available; the 2/5 row is a different, direct focused-versus-full reconstruction comparison scored with one common archive-trained classifier.</w:t>
        </w:r>
      </w:ins>
    </w:p>
    <w:p>
      <w:pPr>
        <w:pStyle w:val="Heading2"/>
        <w:spacing w:lineRule="exact" w:line="250" w:before="140" w:after="100"/>
        <w:jc w:val="both"/>
        <w:rPr>
          <w:ins w:id="2261" w:author="Hossein Batebi" w:date="2026-09-26T00:00:00Z"/>
        </w:rPr>
      </w:pPr>
      <w:ins w:id="2260" w:author="Hossein Batebi" w:date="2026-09-26T00:00:00Z">
        <w:r>
          <w:rPr>
            <w:rFonts w:eastAsia="Times New Roman"/>
            <w:i w:val="false"/>
          </w:rPr>
          <w:t xml:space="preserve">Table S26 | Functional-repertoire and G12/13 structural context.</w:t>
        </w:r>
      </w:ins>
    </w:p>
    <w:tbl>
      <w:tblPr>
        <w:tblW w:w="9360" w:type="dxa"/>
        <w:jc w:val="left"/>
        <w:tblInd w:w="0" w:type="dxa"/>
        <w:tblLayout w:type="fixed"/>
        <w:tblCellMar>
          <w:top w:w="50" w:type="dxa"/>
          <w:left w:w="90" w:type="dxa"/>
          <w:bottom w:w="50" w:type="dxa"/>
          <w:right w:w="90" w:type="dxa"/>
        </w:tblCellMar>
      </w:tblPr>
      <w:tblGrid>
        <w:gridCol w:w="3600"/>
        <w:gridCol w:w="2100"/>
        <w:gridCol w:w="3660"/>
      </w:tblGrid>
      <w:tr>
        <w:trPr>
          <w:tblHeader w:val="true"/>
          <w:cantSplit/>
        </w:trPr>
        <w:tc>
          <w:tcPr>
            <w:tcW w:w="3600" w:type="dxa"/>
            <w:tcBorders>
              <w:top w:val="single" w:sz="4" w:space="0" w:color="B9B2C4"/>
              <w:bottom w:val="single" w:sz="2" w:space="0" w:color="E4E0EA"/>
            </w:tcBorders>
            <w:shd w:fill="F2EEF4" w:val="clear"/>
          </w:tcPr>
          <w:p>
            <w:pPr>
              <w:pStyle w:val="Normal"/>
              <w:spacing w:lineRule="auto" w:line="240" w:before="0" w:after="0"/>
              <w:rPr>
                <w:ins w:id="2263" w:author="Hossein Batebi" w:date="2026-09-26T00:00:00Z"/>
              </w:rPr>
            </w:pPr>
            <w:ins w:id="2262" w:author="Hossein Batebi" w:date="2026-09-26T00:00:00Z">
              <w:r>
                <w:rPr>
                  <w:rFonts w:eastAsia="Times New Roman" w:cs="Arial"/>
                  <w:b/>
                  <w:bCs/>
                  <w:sz w:val="17"/>
                  <w:szCs w:val="16"/>
                </w:rPr>
                <w:t xml:space="preserve">Item</w:t>
              </w:r>
            </w:ins>
          </w:p>
        </w:tc>
        <w:tc>
          <w:tcPr>
            <w:tcW w:w="2100" w:type="dxa"/>
            <w:tcBorders>
              <w:top w:val="single" w:sz="4" w:space="0" w:color="B9B2C4"/>
              <w:bottom w:val="single" w:sz="2" w:space="0" w:color="E4E0EA"/>
            </w:tcBorders>
            <w:shd w:fill="F2EEF4" w:val="clear"/>
          </w:tcPr>
          <w:p>
            <w:pPr>
              <w:pStyle w:val="Normal"/>
              <w:spacing w:lineRule="auto" w:line="240" w:before="0" w:after="0"/>
              <w:rPr>
                <w:ins w:id="2265" w:author="Hossein Batebi" w:date="2026-09-26T00:00:00Z"/>
              </w:rPr>
            </w:pPr>
            <w:ins w:id="2264" w:author="Hossein Batebi" w:date="2026-09-26T00:00:00Z">
              <w:r>
                <w:rPr>
                  <w:rFonts w:eastAsia="Times New Roman" w:cs="Arial"/>
                  <w:b/>
                  <w:bCs/>
                  <w:sz w:val="17"/>
                  <w:szCs w:val="16"/>
                </w:rPr>
                <w:t xml:space="preserve">Count</w:t>
              </w:r>
            </w:ins>
          </w:p>
        </w:tc>
        <w:tc>
          <w:tcPr>
            <w:tcW w:w="3660" w:type="dxa"/>
            <w:tcBorders>
              <w:top w:val="single" w:sz="4" w:space="0" w:color="B9B2C4"/>
              <w:bottom w:val="single" w:sz="2" w:space="0" w:color="E4E0EA"/>
            </w:tcBorders>
            <w:shd w:fill="F2EEF4" w:val="clear"/>
          </w:tcPr>
          <w:p>
            <w:pPr>
              <w:pStyle w:val="Normal"/>
              <w:spacing w:lineRule="auto" w:line="240" w:before="0" w:after="0"/>
              <w:rPr>
                <w:ins w:id="2267" w:author="Hossein Batebi" w:date="2026-09-26T00:00:00Z"/>
              </w:rPr>
            </w:pPr>
            <w:ins w:id="2266" w:author="Hossein Batebi" w:date="2026-09-26T00:00:00Z">
              <w:r>
                <w:rPr>
                  <w:rFonts w:eastAsia="Times New Roman" w:cs="Arial"/>
                  <w:b/>
                  <w:bCs/>
                  <w:sz w:val="17"/>
                  <w:szCs w:val="16"/>
                </w:rPr>
                <w:t xml:space="preserve">Interpretation</w:t>
              </w:r>
            </w:ins>
          </w:p>
        </w:tc>
      </w:tr>
      <w:tr>
        <w:trPr>
          <w:cantSplit/>
        </w:trPr>
        <w:tc>
          <w:tcPr>
            <w:tcW w:w="3600" w:type="dxa"/>
            <w:tcBorders>
              <w:top w:val="single" w:sz="2" w:space="0" w:color="E4E0EA"/>
              <w:bottom w:val="single" w:sz="2" w:space="0" w:color="E4E0EA"/>
            </w:tcBorders>
            <w:shd w:fill="FFFFFF" w:val="clear"/>
          </w:tcPr>
          <w:p>
            <w:pPr>
              <w:pStyle w:val="Normal"/>
              <w:spacing w:lineRule="auto" w:line="240" w:before="0" w:after="0"/>
              <w:rPr>
                <w:ins w:id="2269" w:author="Hossein Batebi" w:date="2026-09-26T00:00:00Z"/>
              </w:rPr>
            </w:pPr>
            <w:ins w:id="2268" w:author="Hossein Batebi" w:date="2026-09-26T00:00:00Z">
              <w:r>
                <w:rPr>
                  <w:rFonts w:eastAsia="Times New Roman" w:cs="Arial"/>
                  <w:b w:val="false"/>
                  <w:bCs w:val="false"/>
                  <w:sz w:val="16"/>
                  <w:szCs w:val="16"/>
                </w:rPr>
                <w:t xml:space="preserve">Bound structural archive</w:t>
              </w:r>
            </w:ins>
          </w:p>
        </w:tc>
        <w:tc>
          <w:tcPr>
            <w:tcW w:w="2100" w:type="dxa"/>
            <w:tcBorders>
              <w:top w:val="single" w:sz="2" w:space="0" w:color="E4E0EA"/>
              <w:bottom w:val="single" w:sz="2" w:space="0" w:color="E4E0EA"/>
            </w:tcBorders>
            <w:shd w:fill="FFFFFF" w:val="clear"/>
          </w:tcPr>
          <w:p>
            <w:pPr>
              <w:pStyle w:val="Normal"/>
              <w:spacing w:lineRule="auto" w:line="240" w:before="0" w:after="0"/>
              <w:rPr>
                <w:ins w:id="2271" w:author="Hossein Batebi" w:date="2026-09-26T00:00:00Z"/>
              </w:rPr>
            </w:pPr>
            <w:ins w:id="2270" w:author="Hossein Batebi" w:date="2026-09-26T00:00:00Z">
              <w:r>
                <w:rPr>
                  <w:rFonts w:eastAsia="Times New Roman" w:cs="Arial"/>
                  <w:b w:val="false"/>
                  <w:bCs w:val="false"/>
                  <w:sz w:val="16"/>
                  <w:szCs w:val="16"/>
                </w:rPr>
                <w:t xml:space="preserve">207 units / 169 receptors</w:t>
              </w:r>
            </w:ins>
          </w:p>
        </w:tc>
        <w:tc>
          <w:tcPr>
            <w:tcW w:w="3660" w:type="dxa"/>
            <w:tcBorders>
              <w:top w:val="single" w:sz="2" w:space="0" w:color="E4E0EA"/>
              <w:bottom w:val="single" w:sz="2" w:space="0" w:color="E4E0EA"/>
            </w:tcBorders>
            <w:shd w:fill="FFFFFF" w:val="clear"/>
          </w:tcPr>
          <w:p>
            <w:pPr>
              <w:pStyle w:val="Normal"/>
              <w:spacing w:lineRule="auto" w:line="240" w:before="0" w:after="0"/>
              <w:rPr>
                <w:ins w:id="2273" w:author="Hossein Batebi" w:date="2026-09-26T00:00:00Z"/>
              </w:rPr>
            </w:pPr>
            <w:ins w:id="2272" w:author="Hossein Batebi" w:date="2026-09-26T00:00:00Z">
              <w:r>
                <w:rPr>
                  <w:rFonts w:eastAsia="Times New Roman" w:cs="Arial"/>
                  <w:b w:val="false"/>
                  <w:bCs w:val="false"/>
                  <w:sz w:val="16"/>
                  <w:szCs w:val="16"/>
                </w:rPr>
                <w:t xml:space="preserve">Gs, Gi/o and Gq/11 structural labels</w:t>
              </w:r>
            </w:ins>
          </w:p>
        </w:tc>
      </w:tr>
      <w:tr>
        <w:trPr>
          <w:cantSplit/>
        </w:trPr>
        <w:tc>
          <w:tcPr>
            <w:tcW w:w="3600" w:type="dxa"/>
            <w:tcBorders>
              <w:top w:val="single" w:sz="2" w:space="0" w:color="E4E0EA"/>
              <w:bottom w:val="single" w:sz="2" w:space="0" w:color="E4E0EA"/>
            </w:tcBorders>
            <w:shd w:fill="FFFFFF" w:val="clear"/>
          </w:tcPr>
          <w:p>
            <w:pPr>
              <w:pStyle w:val="Normal"/>
              <w:spacing w:lineRule="auto" w:line="240" w:before="0" w:after="0"/>
              <w:rPr>
                <w:ins w:id="2275" w:author="Hossein Batebi" w:date="2026-09-26T00:00:00Z"/>
              </w:rPr>
            </w:pPr>
            <w:ins w:id="2274" w:author="Hossein Batebi" w:date="2026-09-26T00:00:00Z">
              <w:r>
                <w:rPr>
                  <w:rFonts w:eastAsia="Times New Roman" w:cs="Arial"/>
                  <w:b w:val="false"/>
                  <w:bCs w:val="false"/>
                  <w:sz w:val="16"/>
                  <w:szCs w:val="16"/>
                </w:rPr>
                <w:t xml:space="preserve">Direct Hauser et al. (2022) human UniProt matches</w:t>
              </w:r>
            </w:ins>
          </w:p>
        </w:tc>
        <w:tc>
          <w:tcPr>
            <w:tcW w:w="2100" w:type="dxa"/>
            <w:tcBorders>
              <w:top w:val="single" w:sz="2" w:space="0" w:color="E4E0EA"/>
              <w:bottom w:val="single" w:sz="2" w:space="0" w:color="E4E0EA"/>
            </w:tcBorders>
            <w:shd w:fill="FFFFFF" w:val="clear"/>
          </w:tcPr>
          <w:p>
            <w:pPr>
              <w:pStyle w:val="Normal"/>
              <w:spacing w:lineRule="auto" w:line="240" w:before="0" w:after="0"/>
              <w:rPr>
                <w:ins w:id="2277" w:author="Hossein Batebi" w:date="2026-09-26T00:00:00Z"/>
              </w:rPr>
            </w:pPr>
            <w:ins w:id="2276" w:author="Hossein Batebi" w:date="2026-09-26T00:00:00Z">
              <w:r>
                <w:rPr>
                  <w:rFonts w:eastAsia="Times New Roman" w:cs="Arial"/>
                  <w:b w:val="false"/>
                  <w:bCs w:val="false"/>
                  <w:sz w:val="16"/>
                  <w:szCs w:val="16"/>
                </w:rPr>
                <w:t xml:space="preserve">190 units / 156 receptors</w:t>
              </w:r>
            </w:ins>
          </w:p>
        </w:tc>
        <w:tc>
          <w:tcPr>
            <w:tcW w:w="3660" w:type="dxa"/>
            <w:tcBorders>
              <w:top w:val="single" w:sz="2" w:space="0" w:color="E4E0EA"/>
              <w:bottom w:val="single" w:sz="2" w:space="0" w:color="E4E0EA"/>
            </w:tcBorders>
            <w:shd w:fill="FFFFFF" w:val="clear"/>
          </w:tcPr>
          <w:p>
            <w:pPr>
              <w:pStyle w:val="Normal"/>
              <w:spacing w:lineRule="auto" w:line="240" w:before="0" w:after="0"/>
              <w:rPr>
                <w:ins w:id="2279" w:author="Hossein Batebi" w:date="2026-09-26T00:00:00Z"/>
              </w:rPr>
            </w:pPr>
            <w:ins w:id="2278" w:author="Hossein Batebi" w:date="2026-09-26T00:00:00Z">
              <w:r>
                <w:rPr>
                  <w:rFonts w:eastAsia="Times New Roman" w:cs="Arial"/>
                  <w:b w:val="false"/>
                  <w:bCs w:val="false"/>
                  <w:sz w:val="16"/>
                  <w:szCs w:val="16"/>
                </w:rPr>
                <w:t xml:space="preserve">Non-human and viral entries left unannotated</w:t>
              </w:r>
            </w:ins>
          </w:p>
        </w:tc>
      </w:tr>
      <w:tr>
        <w:trPr>
          <w:cantSplit/>
        </w:trPr>
        <w:tc>
          <w:tcPr>
            <w:tcW w:type="dxa" w:w="3600"/>
          </w:tcPr>
          <w:p>
            <w:pPr>
              <w:rPr>
                <w:ins w:id="2281" w:author="Hossein Batebi" w:date="2026-09-26T00:00:00Z"/>
              </w:rPr>
            </w:pPr>
            <w:ins w:id="2280" w:author="Hossein Batebi" w:date="2026-09-26T00:00:00Z">
              <w:r>
                <w:t>Mapped units with captured family supported in common map</w:t>
              </w:r>
            </w:ins>
          </w:p>
        </w:tc>
        <w:tc>
          <w:tcPr>
            <w:tcW w:type="dxa" w:w="2100"/>
          </w:tcPr>
          <w:p>
            <w:pPr>
              <w:rPr>
                <w:ins w:id="2283" w:author="Hossein Batebi" w:date="2026-09-26T00:00:00Z"/>
              </w:rPr>
            </w:pPr>
            <w:ins w:id="2282" w:author="Hossein Batebi" w:date="2026-09-26T00:00:00Z">
              <w:r>
                <w:t>162 / 190 (85.3%)</w:t>
              </w:r>
            </w:ins>
          </w:p>
        </w:tc>
        <w:tc>
          <w:tcPr>
            <w:tcW w:type="dxa" w:w="3660"/>
          </w:tcPr>
          <w:p>
            <w:pPr>
              <w:rPr>
                <w:ins w:id="2285" w:author="Hossein Batebi" w:date="2026-09-26T00:00:00Z"/>
              </w:rPr>
            </w:pPr>
            <w:ins w:id="2284" w:author="Hossein Batebi" w:date="2026-09-26T00:00:00Z">
              <w:r>
                <w:t>28 / 190 lacked map support for the captured family; absence of support is not proof of non-coupling</w:t>
              </w:r>
            </w:ins>
          </w:p>
        </w:tc>
      </w:tr>
      <w:tr>
        <w:trPr>
          <w:cantSplit/>
        </w:trPr>
        <w:tc>
          <w:tcPr>
            <w:tcW w:w="3600" w:type="dxa"/>
            <w:tcBorders>
              <w:top w:val="single" w:sz="2" w:space="0" w:color="E4E0EA"/>
              <w:bottom w:val="single" w:sz="2" w:space="0" w:color="E4E0EA"/>
            </w:tcBorders>
            <w:shd w:fill="FFFFFF" w:val="clear"/>
          </w:tcPr>
          <w:p>
            <w:pPr>
              <w:pStyle w:val="Normal"/>
              <w:spacing w:lineRule="auto" w:line="240" w:before="0" w:after="0"/>
              <w:rPr>
                <w:ins w:id="2287" w:author="Hossein Batebi" w:date="2026-09-26T00:00:00Z"/>
              </w:rPr>
            </w:pPr>
            <w:ins w:id="2286" w:author="Hossein Batebi" w:date="2026-09-26T00:00:00Z">
              <w:r>
                <w:rPr>
                  <w:rFonts w:eastAsia="Times New Roman" w:cs="Arial"/>
                  <w:b w:val="false"/>
                  <w:bCs w:val="false"/>
                  <w:sz w:val="16"/>
                  <w:szCs w:val="16"/>
                </w:rPr>
                <w:t xml:space="preserve">Units from receptors supporting at least two modelled families</w:t>
              </w:r>
            </w:ins>
          </w:p>
        </w:tc>
        <w:tc>
          <w:tcPr>
            <w:tcW w:w="2100" w:type="dxa"/>
            <w:tcBorders>
              <w:top w:val="single" w:sz="2" w:space="0" w:color="E4E0EA"/>
              <w:bottom w:val="single" w:sz="2" w:space="0" w:color="E4E0EA"/>
            </w:tcBorders>
            <w:shd w:fill="FFFFFF" w:val="clear"/>
          </w:tcPr>
          <w:p>
            <w:pPr>
              <w:pStyle w:val="Normal"/>
              <w:spacing w:lineRule="auto" w:line="240" w:before="0" w:after="0"/>
              <w:rPr>
                <w:ins w:id="2289" w:author="Hossein Batebi" w:date="2026-09-26T00:00:00Z"/>
              </w:rPr>
            </w:pPr>
            <w:ins w:id="2288" w:author="Hossein Batebi" w:date="2026-09-26T00:00:00Z">
              <w:r>
                <w:rPr>
                  <w:rFonts w:eastAsia="Times New Roman" w:cs="Arial"/>
                  <w:b w:val="false"/>
                  <w:bCs w:val="false"/>
                  <w:sz w:val="16"/>
                  <w:szCs w:val="16"/>
                </w:rPr>
                <w:t xml:space="preserve">101 / 207 (48.8%)</w:t>
              </w:r>
            </w:ins>
          </w:p>
        </w:tc>
        <w:tc>
          <w:tcPr>
            <w:tcW w:w="3660" w:type="dxa"/>
            <w:tcBorders>
              <w:top w:val="single" w:sz="2" w:space="0" w:color="E4E0EA"/>
              <w:bottom w:val="single" w:sz="2" w:space="0" w:color="E4E0EA"/>
            </w:tcBorders>
            <w:shd w:fill="FFFFFF" w:val="clear"/>
          </w:tcPr>
          <w:p>
            <w:pPr>
              <w:pStyle w:val="Normal"/>
              <w:spacing w:lineRule="auto" w:line="240" w:before="0" w:after="0"/>
              <w:rPr>
                <w:ins w:id="2291" w:author="Hossein Batebi" w:date="2026-09-26T00:00:00Z"/>
              </w:rPr>
            </w:pPr>
            <w:ins w:id="2290" w:author="Hossein Batebi" w:date="2026-09-26T00:00:00Z">
              <w:r>
                <w:rPr>
                  <w:rFonts w:eastAsia="Times New Roman" w:cs="Arial"/>
                  <w:b w:val="false"/>
                  <w:bCs w:val="false"/>
                  <w:sz w:val="16"/>
                  <w:szCs w:val="16"/>
                </w:rPr>
                <w:t xml:space="preserve">Gs, Gi/o and Gq/11 support in the common coupling map</w:t>
              </w:r>
            </w:ins>
          </w:p>
        </w:tc>
      </w:tr>
      <w:tr>
        <w:trPr>
          <w:cantSplit/>
        </w:trPr>
        <w:tc>
          <w:tcPr>
            <w:tcW w:w="3600" w:type="dxa"/>
            <w:tcBorders>
              <w:top w:val="single" w:sz="2" w:space="0" w:color="E4E0EA"/>
              <w:bottom w:val="single" w:sz="2" w:space="0" w:color="E4E0EA"/>
            </w:tcBorders>
            <w:shd w:fill="FFFFFF" w:val="clear"/>
          </w:tcPr>
          <w:p>
            <w:pPr>
              <w:pStyle w:val="Normal"/>
              <w:spacing w:lineRule="auto" w:line="240" w:before="0" w:after="0"/>
              <w:rPr>
                <w:ins w:id="2293" w:author="Hossein Batebi" w:date="2026-09-26T00:00:00Z"/>
              </w:rPr>
            </w:pPr>
            <w:ins w:id="2292" w:author="Hossein Batebi" w:date="2026-09-26T00:00:00Z">
              <w:r>
                <w:rPr>
                  <w:rFonts w:eastAsia="Times New Roman" w:cs="Arial"/>
                  <w:b w:val="false"/>
                  <w:bCs w:val="false"/>
                  <w:sz w:val="16"/>
                  <w:szCs w:val="16"/>
                </w:rPr>
                <w:t xml:space="preserve">Mapped units from receptors supporting at least two modelled families</w:t>
              </w:r>
            </w:ins>
          </w:p>
        </w:tc>
        <w:tc>
          <w:tcPr>
            <w:tcW w:w="2100" w:type="dxa"/>
            <w:tcBorders>
              <w:top w:val="single" w:sz="2" w:space="0" w:color="E4E0EA"/>
              <w:bottom w:val="single" w:sz="2" w:space="0" w:color="E4E0EA"/>
            </w:tcBorders>
            <w:shd w:fill="FFFFFF" w:val="clear"/>
          </w:tcPr>
          <w:p>
            <w:pPr>
              <w:pStyle w:val="Normal"/>
              <w:spacing w:lineRule="auto" w:line="240" w:before="0" w:after="0"/>
              <w:rPr>
                <w:ins w:id="2295" w:author="Hossein Batebi" w:date="2026-09-26T00:00:00Z"/>
              </w:rPr>
            </w:pPr>
            <w:ins w:id="2294" w:author="Hossein Batebi" w:date="2026-09-26T00:00:00Z">
              <w:r>
                <w:rPr>
                  <w:rFonts w:eastAsia="Times New Roman" w:cs="Arial"/>
                  <w:b w:val="false"/>
                  <w:bCs w:val="false"/>
                  <w:sz w:val="16"/>
                  <w:szCs w:val="16"/>
                </w:rPr>
                <w:t xml:space="preserve">101 / 190 (53.2%)</w:t>
              </w:r>
            </w:ins>
          </w:p>
        </w:tc>
        <w:tc>
          <w:tcPr>
            <w:tcW w:w="3660" w:type="dxa"/>
            <w:tcBorders>
              <w:top w:val="single" w:sz="2" w:space="0" w:color="E4E0EA"/>
              <w:bottom w:val="single" w:sz="2" w:space="0" w:color="E4E0EA"/>
            </w:tcBorders>
            <w:shd w:fill="FFFFFF" w:val="clear"/>
          </w:tcPr>
          <w:p>
            <w:pPr>
              <w:pStyle w:val="Normal"/>
              <w:spacing w:lineRule="auto" w:line="240" w:before="0" w:after="0"/>
              <w:rPr>
                <w:ins w:id="2297" w:author="Hossein Batebi" w:date="2026-09-26T00:00:00Z"/>
              </w:rPr>
            </w:pPr>
            <w:ins w:id="2296" w:author="Hossein Batebi" w:date="2026-09-26T00:00:00Z">
              <w:r>
                <w:rPr>
                  <w:rFonts w:eastAsia="Times New Roman" w:cs="Arial"/>
                  <w:b w:val="false"/>
                  <w:bCs w:val="false"/>
                  <w:sz w:val="16"/>
                  <w:szCs w:val="16"/>
                </w:rPr>
                <w:t xml:space="preserve">Denominator restricted to directly mapped human units</w:t>
              </w:r>
            </w:ins>
          </w:p>
        </w:tc>
      </w:tr>
      <w:tr>
        <w:trPr>
          <w:cantSplit/>
        </w:trPr>
        <w:tc>
          <w:tcPr>
            <w:tcW w:w="3600" w:type="dxa"/>
            <w:tcBorders>
              <w:top w:val="single" w:sz="2" w:space="0" w:color="E4E0EA"/>
              <w:bottom w:val="single" w:sz="2" w:space="0" w:color="E4E0EA"/>
            </w:tcBorders>
            <w:shd w:fill="FFFFFF" w:val="clear"/>
          </w:tcPr>
          <w:p>
            <w:pPr>
              <w:pStyle w:val="Normal"/>
              <w:spacing w:lineRule="auto" w:line="240" w:before="0" w:after="0"/>
              <w:rPr>
                <w:ins w:id="2299" w:author="Hossein Batebi" w:date="2026-09-26T00:00:00Z"/>
              </w:rPr>
            </w:pPr>
            <w:ins w:id="2298" w:author="Hossein Batebi" w:date="2026-09-26T00:00:00Z">
              <w:r>
                <w:rPr>
                  <w:rFonts w:eastAsia="Times New Roman" w:cs="Arial"/>
                  <w:b w:val="false"/>
                  <w:bCs w:val="false"/>
                  <w:sz w:val="16"/>
                  <w:szCs w:val="16"/>
                </w:rPr>
                <w:t xml:space="preserve">Unmapped functional repertoire</w:t>
              </w:r>
            </w:ins>
          </w:p>
        </w:tc>
        <w:tc>
          <w:tcPr>
            <w:tcW w:w="2100" w:type="dxa"/>
            <w:tcBorders>
              <w:top w:val="single" w:sz="2" w:space="0" w:color="E4E0EA"/>
              <w:bottom w:val="single" w:sz="2" w:space="0" w:color="E4E0EA"/>
            </w:tcBorders>
            <w:shd w:fill="FFFFFF" w:val="clear"/>
          </w:tcPr>
          <w:p>
            <w:pPr>
              <w:pStyle w:val="Normal"/>
              <w:spacing w:lineRule="auto" w:line="240" w:before="0" w:after="0"/>
              <w:rPr>
                <w:ins w:id="2301" w:author="Hossein Batebi" w:date="2026-09-26T00:00:00Z"/>
              </w:rPr>
            </w:pPr>
            <w:ins w:id="2300" w:author="Hossein Batebi" w:date="2026-09-26T00:00:00Z">
              <w:r>
                <w:rPr>
                  <w:rFonts w:eastAsia="Times New Roman" w:cs="Arial"/>
                  <w:b w:val="false"/>
                  <w:bCs w:val="false"/>
                  <w:sz w:val="16"/>
                  <w:szCs w:val="16"/>
                </w:rPr>
                <w:t xml:space="preserve">17 units / 13 receptors</w:t>
              </w:r>
            </w:ins>
          </w:p>
        </w:tc>
        <w:tc>
          <w:tcPr>
            <w:tcW w:w="3660" w:type="dxa"/>
            <w:tcBorders>
              <w:top w:val="single" w:sz="2" w:space="0" w:color="E4E0EA"/>
              <w:bottom w:val="single" w:sz="2" w:space="0" w:color="E4E0EA"/>
            </w:tcBorders>
            <w:shd w:fill="FFFFFF" w:val="clear"/>
          </w:tcPr>
          <w:p>
            <w:pPr>
              <w:pStyle w:val="Normal"/>
              <w:spacing w:lineRule="auto" w:line="240" w:before="0" w:after="0"/>
              <w:rPr>
                <w:ins w:id="2303" w:author="Hossein Batebi" w:date="2026-09-26T00:00:00Z"/>
              </w:rPr>
            </w:pPr>
            <w:ins w:id="2302" w:author="Hossein Batebi" w:date="2026-09-26T00:00:00Z">
              <w:r>
                <w:rPr>
                  <w:rFonts w:eastAsia="Times New Roman" w:cs="Arial"/>
                  <w:b w:val="false"/>
                  <w:bCs w:val="false"/>
                  <w:sz w:val="16"/>
                  <w:szCs w:val="16"/>
                </w:rPr>
                <w:t xml:space="preserve">Non-human or viral; no orthologue substitution</w:t>
              </w:r>
            </w:ins>
          </w:p>
        </w:tc>
      </w:tr>
      <w:tr>
        <w:trPr>
          <w:cantSplit/>
        </w:trPr>
        <w:tc>
          <w:tcPr>
            <w:tcW w:w="3600" w:type="dxa"/>
            <w:tcBorders>
              <w:top w:val="single" w:sz="2" w:space="0" w:color="E4E0EA"/>
              <w:bottom w:val="single" w:sz="2" w:space="0" w:color="E4E0EA"/>
            </w:tcBorders>
            <w:shd w:fill="FFFFFF" w:val="clear"/>
          </w:tcPr>
          <w:p>
            <w:pPr>
              <w:pStyle w:val="Normal"/>
              <w:spacing w:lineRule="auto" w:line="240" w:before="0" w:after="0"/>
              <w:rPr>
                <w:ins w:id="2305" w:author="Hossein Batebi" w:date="2026-09-26T00:00:00Z"/>
              </w:rPr>
            </w:pPr>
            <w:ins w:id="2304" w:author="Hossein Batebi" w:date="2026-09-26T00:00:00Z">
              <w:r>
                <w:rPr>
                  <w:rFonts w:eastAsia="Times New Roman" w:cs="Arial"/>
                  <w:b w:val="false"/>
                  <w:bCs w:val="false"/>
                  <w:sz w:val="16"/>
                  <w:szCs w:val="16"/>
                </w:rPr>
                <w:t xml:space="preserve">G12/13 structural census</w:t>
              </w:r>
            </w:ins>
          </w:p>
        </w:tc>
        <w:tc>
          <w:tcPr>
            <w:tcW w:w="2100" w:type="dxa"/>
            <w:tcBorders>
              <w:top w:val="single" w:sz="2" w:space="0" w:color="E4E0EA"/>
              <w:bottom w:val="single" w:sz="2" w:space="0" w:color="E4E0EA"/>
            </w:tcBorders>
            <w:shd w:fill="FFFFFF" w:val="clear"/>
          </w:tcPr>
          <w:p>
            <w:pPr>
              <w:pStyle w:val="Normal"/>
              <w:spacing w:lineRule="auto" w:line="240" w:before="0" w:after="0"/>
              <w:rPr>
                <w:ins w:id="2307" w:author="Hossein Batebi" w:date="2026-09-26T00:00:00Z"/>
              </w:rPr>
            </w:pPr>
            <w:ins w:id="2306" w:author="Hossein Batebi" w:date="2026-09-26T00:00:00Z">
              <w:r>
                <w:rPr>
                  <w:rFonts w:eastAsia="Times New Roman" w:cs="Arial"/>
                  <w:b w:val="false"/>
                  <w:bCs w:val="false"/>
                  <w:sz w:val="16"/>
                  <w:szCs w:val="16"/>
                </w:rPr>
                <w:t xml:space="preserve">7 structures / 5 receptors</w:t>
              </w:r>
            </w:ins>
          </w:p>
        </w:tc>
        <w:tc>
          <w:tcPr>
            <w:tcW w:w="3660" w:type="dxa"/>
            <w:tcBorders>
              <w:top w:val="single" w:sz="2" w:space="0" w:color="E4E0EA"/>
              <w:bottom w:val="single" w:sz="2" w:space="0" w:color="E4E0EA"/>
            </w:tcBorders>
            <w:shd w:fill="FFFFFF" w:val="clear"/>
          </w:tcPr>
          <w:p>
            <w:pPr>
              <w:pStyle w:val="Normal"/>
              <w:spacing w:lineRule="auto" w:line="240" w:before="0" w:after="0"/>
              <w:rPr>
                <w:ins w:id="2309" w:author="Hossein Batebi" w:date="2026-09-26T00:00:00Z"/>
              </w:rPr>
            </w:pPr>
            <w:ins w:id="2308" w:author="Hossein Batebi" w:date="2026-09-26T00:00:00Z">
              <w:r>
                <w:rPr>
                  <w:rFonts w:eastAsia="Times New Roman" w:cs="Arial"/>
                  <w:b w:val="false"/>
                  <w:bCs w:val="false"/>
                  <w:sz w:val="16"/>
                  <w:szCs w:val="16"/>
                </w:rPr>
                <w:t xml:space="preserve">GPR35, GPR55, LPA1, P2Y10, S1P2</w:t>
              </w:r>
            </w:ins>
          </w:p>
        </w:tc>
      </w:tr>
      <w:tr>
        <w:trPr>
          <w:cantSplit/>
        </w:trPr>
        <w:tc>
          <w:tcPr>
            <w:tcW w:w="3600" w:type="dxa"/>
            <w:tcBorders>
              <w:top w:val="single" w:sz="2" w:space="0" w:color="E4E0EA"/>
              <w:bottom w:val="single" w:sz="2" w:space="0" w:color="E4E0EA"/>
            </w:tcBorders>
            <w:shd w:fill="FFFFFF" w:val="clear"/>
          </w:tcPr>
          <w:p>
            <w:pPr>
              <w:rPr>
                <w:ins w:id="2311" w:author="Hossein Batebi" w:date="2026-09-26T00:00:00Z"/>
              </w:rPr>
            </w:pPr>
            <w:ins w:id="2310" w:author="Hossein Batebi" w:date="2026-09-26T00:00:00Z">
              <w:r>
                <w:t>G12/13 receptors with an experimentally partner-free active reference</w:t>
              </w:r>
            </w:ins>
          </w:p>
        </w:tc>
        <w:tc>
          <w:tcPr>
            <w:tcW w:w="2100" w:type="dxa"/>
            <w:tcBorders>
              <w:top w:val="single" w:sz="2" w:space="0" w:color="E4E0EA"/>
              <w:bottom w:val="single" w:sz="2" w:space="0" w:color="E4E0EA"/>
            </w:tcBorders>
            <w:shd w:fill="FFFFFF" w:val="clear"/>
          </w:tcPr>
          <w:p>
            <w:pPr>
              <w:pStyle w:val="Normal"/>
              <w:spacing w:lineRule="auto" w:line="240" w:before="0" w:after="0"/>
              <w:rPr>
                <w:ins w:id="2313" w:author="Hossein Batebi" w:date="2026-09-26T00:00:00Z"/>
              </w:rPr>
            </w:pPr>
            <w:ins w:id="2312" w:author="Hossein Batebi" w:date="2026-09-26T00:00:00Z">
              <w:r>
                <w:rPr>
                  <w:rFonts w:eastAsia="Times New Roman" w:cs="Arial"/>
                  <w:b w:val="false"/>
                  <w:bCs w:val="false"/>
                  <w:sz w:val="16"/>
                  <w:szCs w:val="16"/>
                </w:rPr>
                <w:t xml:space="preserve">0</w:t>
              </w:r>
            </w:ins>
          </w:p>
        </w:tc>
        <w:tc>
          <w:tcPr>
            <w:tcW w:w="3660" w:type="dxa"/>
            <w:tcBorders>
              <w:top w:val="single" w:sz="2" w:space="0" w:color="E4E0EA"/>
              <w:bottom w:val="single" w:sz="2" w:space="0" w:color="E4E0EA"/>
            </w:tcBorders>
            <w:shd w:fill="FFFFFF" w:val="clear"/>
          </w:tcPr>
          <w:p>
            <w:pPr>
              <w:pStyle w:val="Normal"/>
              <w:spacing w:lineRule="auto" w:line="240" w:before="0" w:after="0"/>
              <w:rPr>
                <w:ins w:id="2315" w:author="Hossein Batebi" w:date="2026-09-26T00:00:00Z"/>
              </w:rPr>
            </w:pPr>
            <w:ins w:id="2314" w:author="Hossein Batebi" w:date="2026-09-26T00:00:00Z">
              <w:r>
                <w:rPr>
                  <w:rFonts w:eastAsia="Times New Roman" w:cs="Arial"/>
                  <w:b w:val="false"/>
                  <w:bCs w:val="false"/>
                  <w:sz w:val="16"/>
                  <w:szCs w:val="16"/>
                </w:rPr>
                <w:t xml:space="preserve">The only entity-eligible reference (LPA1, 7YU4) is a receptor-focused reconstruction from an LPA1-Gi specimen</w:t>
              </w:r>
            </w:ins>
          </w:p>
        </w:tc>
      </w:tr>
    </w:tbl>
    <w:p>
      <w:pPr>
        <w:pStyle w:val="Normal"/>
        <w:spacing w:lineRule="exact" w:line="290" w:before="0" w:after="180"/>
        <w:jc w:val="both"/>
        <w:rPr>
          <w:ins w:id="2316" w:author="Hossein Batebi" w:date="2026-09-26T00:00:00Z"/>
        </w:rPr>
      </w:pPr>
    </w:p>
    <w:p>
      <w:pPr>
        <w:pStyle w:val="Normal"/>
        <w:rPr>
          <w:ins w:id="2318" w:author="Hossein Batebi" w:date="2026-09-26T00:00:00Z"/>
        </w:rPr>
      </w:pPr>
      <w:ins w:id="2317" w:author="Hossein Batebi" w:date="2026-09-26T00:00:00Z">
        <w:r>
          <w:t>Table S27 | Master ROC AUC table for the designated primary benchmarks and identity-cluster confound controls. The activation identity-cluster analysis uses the 169-receptor overlap with available sequence-cluster assignments; captured-class rows use the frozen 207-unit archive.</w:t>
        </w:r>
      </w:ins>
    </w:p>
    <w:tbl>
      <w:tblPr>
        <w:tblW w:type="auto" w:w="0"/>
        <w:tblLook w:firstColumn="1" w:firstRow="1" w:lastColumn="0" w:lastRow="0" w:noHBand="0" w:noVBand="1" w:val="04A0"/>
      </w:tblPr>
      <w:tblGrid>
        <w:gridCol w:w="1312"/>
        <w:gridCol w:w="1312"/>
        <w:gridCol w:w="1312"/>
        <w:gridCol w:w="1312"/>
        <w:gridCol w:w="1312"/>
        <w:gridCol w:w="1312"/>
        <w:gridCol w:w="1312"/>
      </w:tblGrid>
      <w:tr>
        <w:tc>
          <w:tcPr>
            <w:tcW w:type="dxa" w:w="1312"/>
          </w:tcPr>
          <w:p>
            <w:pPr>
              <w:rPr>
                <w:ins w:id="2320" w:author="Hossein Batebi" w:date="2026-09-26T00:00:00Z"/>
              </w:rPr>
            </w:pPr>
            <w:ins w:id="2319" w:author="Hossein Batebi" w:date="2026-09-26T00:00:00Z">
              <w:r>
                <w:rPr>
                  <w:rFonts w:ascii="Arial" w:hAnsi="Arial"/>
                  <w:sz w:val="15"/>
                </w:rPr>
                <w:t>Question</w:t>
              </w:r>
            </w:ins>
          </w:p>
        </w:tc>
        <w:tc>
          <w:tcPr>
            <w:tcW w:type="dxa" w:w="1312"/>
          </w:tcPr>
          <w:p>
            <w:pPr>
              <w:rPr>
                <w:ins w:id="2322" w:author="Hossein Batebi" w:date="2026-09-26T00:00:00Z"/>
              </w:rPr>
            </w:pPr>
            <w:ins w:id="2321" w:author="Hossein Batebi" w:date="2026-09-26T00:00:00Z">
              <w:r>
                <w:rPr>
                  <w:rFonts w:ascii="Arial" w:hAnsi="Arial"/>
                  <w:sz w:val="15"/>
                </w:rPr>
                <w:t>Validation</w:t>
              </w:r>
            </w:ins>
          </w:p>
        </w:tc>
        <w:tc>
          <w:tcPr>
            <w:tcW w:type="dxa" w:w="1312"/>
          </w:tcPr>
          <w:p>
            <w:pPr>
              <w:rPr>
                <w:ins w:id="2324" w:author="Hossein Batebi" w:date="2026-09-26T00:00:00Z"/>
              </w:rPr>
            </w:pPr>
            <w:ins w:id="2323" w:author="Hossein Batebi" w:date="2026-09-26T00:00:00Z">
              <w:r>
                <w:rPr>
                  <w:rFonts w:ascii="Arial" w:hAnsi="Arial"/>
                  <w:sz w:val="15"/>
                </w:rPr>
                <w:t>Model/control</w:t>
              </w:r>
            </w:ins>
          </w:p>
        </w:tc>
        <w:tc>
          <w:tcPr>
            <w:tcW w:type="dxa" w:w="1312"/>
          </w:tcPr>
          <w:p>
            <w:pPr>
              <w:rPr>
                <w:ins w:id="2326" w:author="Hossein Batebi" w:date="2026-09-26T00:00:00Z"/>
              </w:rPr>
            </w:pPr>
            <w:ins w:id="2325" w:author="Hossein Batebi" w:date="2026-09-26T00:00:00Z">
              <w:r>
                <w:rPr>
                  <w:rFonts w:ascii="Arial" w:hAnsi="Arial"/>
                  <w:sz w:val="15"/>
                </w:rPr>
                <w:t>ROC AUC</w:t>
              </w:r>
            </w:ins>
          </w:p>
        </w:tc>
        <w:tc>
          <w:tcPr>
            <w:tcW w:type="dxa" w:w="1312"/>
          </w:tcPr>
          <w:p>
            <w:pPr>
              <w:rPr>
                <w:ins w:id="2328" w:author="Hossein Batebi" w:date="2026-09-26T00:00:00Z"/>
              </w:rPr>
            </w:pPr>
            <w:ins w:id="2327" w:author="Hossein Batebi" w:date="2026-09-26T00:00:00Z">
              <w:r>
                <w:rPr>
                  <w:rFonts w:ascii="Arial" w:hAnsi="Arial"/>
                  <w:sz w:val="15"/>
                </w:rPr>
                <w:t>CI low</w:t>
              </w:r>
            </w:ins>
          </w:p>
        </w:tc>
        <w:tc>
          <w:tcPr>
            <w:tcW w:type="dxa" w:w="1312"/>
          </w:tcPr>
          <w:p>
            <w:pPr>
              <w:rPr>
                <w:ins w:id="2330" w:author="Hossein Batebi" w:date="2026-09-26T00:00:00Z"/>
              </w:rPr>
            </w:pPr>
            <w:ins w:id="2329" w:author="Hossein Batebi" w:date="2026-09-26T00:00:00Z">
              <w:r>
                <w:rPr>
                  <w:rFonts w:ascii="Arial" w:hAnsi="Arial"/>
                  <w:sz w:val="15"/>
                </w:rPr>
                <w:t>CI high</w:t>
              </w:r>
            </w:ins>
          </w:p>
        </w:tc>
        <w:tc>
          <w:tcPr>
            <w:tcW w:type="dxa" w:w="1312"/>
          </w:tcPr>
          <w:p>
            <w:pPr>
              <w:rPr>
                <w:ins w:id="2332" w:author="Hossein Batebi" w:date="2026-09-26T00:00:00Z"/>
              </w:rPr>
            </w:pPr>
            <w:ins w:id="2331" w:author="Hossein Batebi" w:date="2026-09-26T00:00:00Z">
              <w:r>
                <w:rPr>
                  <w:rFonts w:ascii="Arial" w:hAnsi="Arial"/>
                  <w:sz w:val="15"/>
                </w:rPr>
                <w:t>Population</w:t>
              </w:r>
            </w:ins>
          </w:p>
        </w:tc>
      </w:tr>
      <w:tr>
        <w:tc>
          <w:tcPr>
            <w:tcW w:type="dxa" w:w="1312"/>
          </w:tcPr>
          <w:p>
            <w:pPr>
              <w:rPr>
                <w:ins w:id="2334" w:author="Hossein Batebi" w:date="2026-09-26T00:00:00Z"/>
              </w:rPr>
            </w:pPr>
            <w:ins w:id="2333" w:author="Hossein Batebi" w:date="2026-09-26T00:00:00Z">
              <w:r>
                <w:rPr>
                  <w:rFonts w:ascii="Arial" w:hAnsi="Arial"/>
                  <w:sz w:val="15"/>
                </w:rPr>
                <w:t>Activation state</w:t>
              </w:r>
            </w:ins>
          </w:p>
        </w:tc>
        <w:tc>
          <w:tcPr>
            <w:tcW w:type="dxa" w:w="1312"/>
          </w:tcPr>
          <w:p>
            <w:pPr>
              <w:rPr>
                <w:ins w:id="2336" w:author="Hossein Batebi" w:date="2026-09-26T00:00:00Z"/>
              </w:rPr>
            </w:pPr>
            <w:ins w:id="2335" w:author="Hossein Batebi" w:date="2026-09-26T00:00:00Z">
              <w:r>
                <w:rPr>
                  <w:rFonts w:ascii="Arial" w:hAnsi="Arial"/>
                  <w:sz w:val="15"/>
                </w:rPr>
                <w:t>receptor-grouped LORO, structure level</w:t>
              </w:r>
            </w:ins>
          </w:p>
        </w:tc>
        <w:tc>
          <w:tcPr>
            <w:tcW w:type="dxa" w:w="1312"/>
          </w:tcPr>
          <w:p>
            <w:pPr>
              <w:rPr>
                <w:ins w:id="2338" w:author="Hossein Batebi" w:date="2026-09-26T00:00:00Z"/>
              </w:rPr>
            </w:pPr>
            <w:ins w:id="2337" w:author="Hossein Batebi" w:date="2026-09-26T00:00:00Z">
              <w:r>
                <w:rPr>
                  <w:rFonts w:ascii="Arial" w:hAnsi="Arial"/>
                  <w:sz w:val="15"/>
                </w:rPr>
                <w:t>four-feature geometry</w:t>
              </w:r>
            </w:ins>
          </w:p>
        </w:tc>
        <w:tc>
          <w:tcPr>
            <w:tcW w:type="dxa" w:w="1312"/>
          </w:tcPr>
          <w:p>
            <w:pPr>
              <w:rPr>
                <w:ins w:id="2340" w:author="Hossein Batebi" w:date="2026-09-26T00:00:00Z"/>
              </w:rPr>
            </w:pPr>
            <w:ins w:id="2339" w:author="Hossein Batebi" w:date="2026-09-26T00:00:00Z">
              <w:r>
                <w:rPr>
                  <w:rFonts w:ascii="Arial" w:hAnsi="Arial"/>
                  <w:sz w:val="15"/>
                </w:rPr>
                <w:t>0.998</w:t>
              </w:r>
            </w:ins>
          </w:p>
        </w:tc>
        <w:tc>
          <w:tcPr>
            <w:tcW w:type="dxa" w:w="1312"/>
          </w:tcPr>
          <w:p>
            <w:pPr>
              <w:rPr>
                <w:ins w:id="2342" w:author="Hossein Batebi" w:date="2026-09-26T00:00:00Z"/>
              </w:rPr>
            </w:pPr>
            <w:ins w:id="2341" w:author="Hossein Batebi" w:date="2026-09-26T00:00:00Z">
              <w:r>
                <w:rPr>
                  <w:rFonts w:ascii="Arial" w:hAnsi="Arial"/>
                  <w:sz w:val="15"/>
                </w:rPr>
                <w:t>0.995</w:t>
              </w:r>
            </w:ins>
          </w:p>
        </w:tc>
        <w:tc>
          <w:tcPr>
            <w:tcW w:type="dxa" w:w="1312"/>
          </w:tcPr>
          <w:p>
            <w:pPr>
              <w:rPr>
                <w:ins w:id="2344" w:author="Hossein Batebi" w:date="2026-09-26T00:00:00Z"/>
              </w:rPr>
            </w:pPr>
            <w:ins w:id="2343" w:author="Hossein Batebi" w:date="2026-09-26T00:00:00Z">
              <w:r>
                <w:rPr>
                  <w:rFonts w:ascii="Arial" w:hAnsi="Arial"/>
                  <w:sz w:val="15"/>
                </w:rPr>
                <w:t>1.000</w:t>
              </w:r>
            </w:ins>
          </w:p>
        </w:tc>
        <w:tc>
          <w:tcPr>
            <w:tcW w:type="dxa" w:w="1312"/>
          </w:tcPr>
          <w:p>
            <w:pPr>
              <w:rPr>
                <w:ins w:id="2346" w:author="Hossein Batebi" w:date="2026-09-26T00:00:00Z"/>
              </w:rPr>
            </w:pPr>
            <w:ins w:id="2345" w:author="Hossein Batebi" w:date="2026-09-26T00:00:00Z">
              <w:r>
                <w:rPr>
                  <w:rFonts w:ascii="Arial" w:hAnsi="Arial"/>
                  <w:sz w:val="15"/>
                </w:rPr>
                <w:t>1,336 structures / 199 receptors</w:t>
              </w:r>
            </w:ins>
          </w:p>
        </w:tc>
      </w:tr>
      <w:tr>
        <w:tc>
          <w:tcPr>
            <w:tcW w:type="dxa" w:w="1312"/>
          </w:tcPr>
          <w:p>
            <w:pPr>
              <w:rPr>
                <w:ins w:id="2348" w:author="Hossein Batebi" w:date="2026-09-26T00:00:00Z"/>
              </w:rPr>
            </w:pPr>
            <w:ins w:id="2347" w:author="Hossein Batebi" w:date="2026-09-26T00:00:00Z">
              <w:r>
                <w:rPr>
                  <w:rFonts w:ascii="Arial" w:hAnsi="Arial"/>
                  <w:sz w:val="15"/>
                </w:rPr>
                <w:t>Activation state</w:t>
              </w:r>
            </w:ins>
          </w:p>
        </w:tc>
        <w:tc>
          <w:tcPr>
            <w:tcW w:type="dxa" w:w="1312"/>
          </w:tcPr>
          <w:p>
            <w:pPr>
              <w:rPr>
                <w:ins w:id="2350" w:author="Hossein Batebi" w:date="2026-09-26T00:00:00Z"/>
              </w:rPr>
            </w:pPr>
            <w:ins w:id="2349" w:author="Hossein Batebi" w:date="2026-09-26T00:00:00Z">
              <w:r>
                <w:rPr>
                  <w:rFonts w:ascii="Arial" w:hAnsi="Arial"/>
                  <w:sz w:val="15"/>
                </w:rPr>
                <w:t>50% identity clusters</w:t>
              </w:r>
            </w:ins>
          </w:p>
        </w:tc>
        <w:tc>
          <w:tcPr>
            <w:tcW w:type="dxa" w:w="1312"/>
          </w:tcPr>
          <w:p>
            <w:pPr>
              <w:rPr>
                <w:ins w:id="2352" w:author="Hossein Batebi" w:date="2026-09-26T00:00:00Z"/>
              </w:rPr>
            </w:pPr>
            <w:ins w:id="2351" w:author="Hossein Batebi" w:date="2026-09-26T00:00:00Z">
              <w:r>
                <w:rPr>
                  <w:rFonts w:ascii="Arial" w:hAnsi="Arial"/>
                  <w:sz w:val="15"/>
                </w:rPr>
                <w:t>four-feature geometry</w:t>
              </w:r>
            </w:ins>
          </w:p>
        </w:tc>
        <w:tc>
          <w:tcPr>
            <w:tcW w:type="dxa" w:w="1312"/>
          </w:tcPr>
          <w:p>
            <w:pPr>
              <w:rPr>
                <w:ins w:id="2354" w:author="Hossein Batebi" w:date="2026-09-26T00:00:00Z"/>
              </w:rPr>
            </w:pPr>
            <w:ins w:id="2353" w:author="Hossein Batebi" w:date="2026-09-26T00:00:00Z">
              <w:r>
                <w:rPr>
                  <w:rFonts w:ascii="Arial" w:hAnsi="Arial"/>
                  <w:sz w:val="15"/>
                </w:rPr>
                <w:t>0.998</w:t>
              </w:r>
            </w:ins>
          </w:p>
        </w:tc>
        <w:tc>
          <w:tcPr>
            <w:tcW w:type="dxa" w:w="1312"/>
          </w:tcPr>
          <w:p>
            <w:pPr>
              <w:rPr>
                <w:ins w:id="2356" w:author="Hossein Batebi" w:date="2026-09-26T00:00:00Z"/>
              </w:rPr>
            </w:pPr>
            <w:ins w:id="2355" w:author="Hossein Batebi" w:date="2026-09-26T00:00:00Z">
              <w:r>
                <w:rPr>
                  <w:rFonts w:ascii="Arial" w:hAnsi="Arial"/>
                  <w:sz w:val="15"/>
                </w:rPr>
                <w:t>0.992</w:t>
              </w:r>
            </w:ins>
          </w:p>
        </w:tc>
        <w:tc>
          <w:tcPr>
            <w:tcW w:type="dxa" w:w="1312"/>
          </w:tcPr>
          <w:p>
            <w:pPr>
              <w:rPr>
                <w:ins w:id="2358" w:author="Hossein Batebi" w:date="2026-09-26T00:00:00Z"/>
              </w:rPr>
            </w:pPr>
            <w:ins w:id="2357" w:author="Hossein Batebi" w:date="2026-09-26T00:00:00Z">
              <w:r>
                <w:rPr>
                  <w:rFonts w:ascii="Arial" w:hAnsi="Arial"/>
                  <w:sz w:val="15"/>
                </w:rPr>
                <w:t>1.000</w:t>
              </w:r>
            </w:ins>
          </w:p>
        </w:tc>
        <w:tc>
          <w:tcPr>
            <w:tcW w:type="dxa" w:w="1312"/>
          </w:tcPr>
          <w:p>
            <w:pPr>
              <w:rPr>
                <w:ins w:id="2360" w:author="Hossein Batebi" w:date="2026-09-26T00:00:00Z"/>
              </w:rPr>
            </w:pPr>
            <w:ins w:id="2359" w:author="Hossein Batebi" w:date="2026-09-26T00:00:00Z">
              <w:r>
                <w:rPr>
                  <w:rFonts w:ascii="Arial" w:hAnsi="Arial"/>
                  <w:sz w:val="15"/>
                </w:rPr>
                <w:t>1,230 structures / 169 receptors</w:t>
              </w:r>
            </w:ins>
          </w:p>
        </w:tc>
      </w:tr>
      <w:tr>
        <w:tc>
          <w:tcPr>
            <w:tcW w:type="dxa" w:w="1312"/>
          </w:tcPr>
          <w:p>
            <w:pPr>
              <w:rPr>
                <w:ins w:id="2362" w:author="Hossein Batebi" w:date="2026-09-26T00:00:00Z"/>
              </w:rPr>
            </w:pPr>
            <w:ins w:id="2361" w:author="Hossein Batebi" w:date="2026-09-26T00:00:00Z">
              <w:r>
                <w:rPr>
                  <w:rFonts w:ascii="Arial" w:hAnsi="Arial"/>
                  <w:sz w:val="15"/>
                </w:rPr>
                <w:t>Activation state</w:t>
              </w:r>
            </w:ins>
          </w:p>
        </w:tc>
        <w:tc>
          <w:tcPr>
            <w:tcW w:type="dxa" w:w="1312"/>
          </w:tcPr>
          <w:p>
            <w:pPr>
              <w:rPr>
                <w:ins w:id="2364" w:author="Hossein Batebi" w:date="2026-09-26T00:00:00Z"/>
              </w:rPr>
            </w:pPr>
            <w:ins w:id="2363" w:author="Hossein Batebi" w:date="2026-09-26T00:00:00Z">
              <w:r>
                <w:rPr>
                  <w:rFonts w:ascii="Arial" w:hAnsi="Arial"/>
                  <w:sz w:val="15"/>
                </w:rPr>
                <w:t>40% identity clusters</w:t>
              </w:r>
            </w:ins>
          </w:p>
        </w:tc>
        <w:tc>
          <w:tcPr>
            <w:tcW w:type="dxa" w:w="1312"/>
          </w:tcPr>
          <w:p>
            <w:pPr>
              <w:rPr>
                <w:ins w:id="2366" w:author="Hossein Batebi" w:date="2026-09-26T00:00:00Z"/>
              </w:rPr>
            </w:pPr>
            <w:ins w:id="2365" w:author="Hossein Batebi" w:date="2026-09-26T00:00:00Z">
              <w:r>
                <w:rPr>
                  <w:rFonts w:ascii="Arial" w:hAnsi="Arial"/>
                  <w:sz w:val="15"/>
                </w:rPr>
                <w:t>four-feature geometry</w:t>
              </w:r>
            </w:ins>
          </w:p>
        </w:tc>
        <w:tc>
          <w:tcPr>
            <w:tcW w:type="dxa" w:w="1312"/>
          </w:tcPr>
          <w:p>
            <w:pPr>
              <w:rPr>
                <w:ins w:id="2368" w:author="Hossein Batebi" w:date="2026-09-26T00:00:00Z"/>
              </w:rPr>
            </w:pPr>
            <w:ins w:id="2367" w:author="Hossein Batebi" w:date="2026-09-26T00:00:00Z">
              <w:r>
                <w:rPr>
                  <w:rFonts w:ascii="Arial" w:hAnsi="Arial"/>
                  <w:sz w:val="15"/>
                </w:rPr>
                <w:t>0.998</w:t>
              </w:r>
            </w:ins>
          </w:p>
        </w:tc>
        <w:tc>
          <w:tcPr>
            <w:tcW w:type="dxa" w:w="1312"/>
          </w:tcPr>
          <w:p>
            <w:pPr>
              <w:rPr>
                <w:ins w:id="2370" w:author="Hossein Batebi" w:date="2026-09-26T00:00:00Z"/>
              </w:rPr>
            </w:pPr>
            <w:ins w:id="2369" w:author="Hossein Batebi" w:date="2026-09-26T00:00:00Z">
              <w:r>
                <w:rPr>
                  <w:rFonts w:ascii="Arial" w:hAnsi="Arial"/>
                  <w:sz w:val="15"/>
                </w:rPr>
                <w:t>0.998</w:t>
              </w:r>
            </w:ins>
          </w:p>
        </w:tc>
        <w:tc>
          <w:tcPr>
            <w:tcW w:type="dxa" w:w="1312"/>
          </w:tcPr>
          <w:p>
            <w:pPr>
              <w:rPr>
                <w:ins w:id="2372" w:author="Hossein Batebi" w:date="2026-09-26T00:00:00Z"/>
              </w:rPr>
            </w:pPr>
            <w:ins w:id="2371" w:author="Hossein Batebi" w:date="2026-09-26T00:00:00Z">
              <w:r>
                <w:rPr>
                  <w:rFonts w:ascii="Arial" w:hAnsi="Arial"/>
                  <w:sz w:val="15"/>
                </w:rPr>
                <w:t>1.000</w:t>
              </w:r>
            </w:ins>
          </w:p>
        </w:tc>
        <w:tc>
          <w:tcPr>
            <w:tcW w:type="dxa" w:w="1312"/>
          </w:tcPr>
          <w:p>
            <w:pPr>
              <w:rPr>
                <w:ins w:id="2374" w:author="Hossein Batebi" w:date="2026-09-26T00:00:00Z"/>
              </w:rPr>
            </w:pPr>
            <w:ins w:id="2373" w:author="Hossein Batebi" w:date="2026-09-26T00:00:00Z">
              <w:r>
                <w:rPr>
                  <w:rFonts w:ascii="Arial" w:hAnsi="Arial"/>
                  <w:sz w:val="15"/>
                </w:rPr>
                <w:t>1,230 structures / 169 receptors</w:t>
              </w:r>
            </w:ins>
          </w:p>
        </w:tc>
      </w:tr>
      <w:tr>
        <w:tc>
          <w:tcPr>
            <w:tcW w:type="dxa" w:w="1312"/>
          </w:tcPr>
          <w:p>
            <w:pPr>
              <w:rPr>
                <w:ins w:id="2376" w:author="Hossein Batebi" w:date="2026-09-26T00:00:00Z"/>
              </w:rPr>
            </w:pPr>
            <w:ins w:id="2375" w:author="Hossein Batebi" w:date="2026-09-26T00:00:00Z">
              <w:r>
                <w:rPr>
                  <w:rFonts w:ascii="Arial" w:hAnsi="Arial"/>
                  <w:sz w:val="15"/>
                </w:rPr>
                <w:t>Captured class</w:t>
              </w:r>
            </w:ins>
          </w:p>
        </w:tc>
        <w:tc>
          <w:tcPr>
            <w:tcW w:type="dxa" w:w="1312"/>
          </w:tcPr>
          <w:p>
            <w:pPr>
              <w:rPr>
                <w:ins w:id="2378" w:author="Hossein Batebi" w:date="2026-09-26T00:00:00Z"/>
              </w:rPr>
            </w:pPr>
            <w:ins w:id="2377" w:author="Hossein Batebi" w:date="2026-09-26T00:00:00Z">
              <w:r>
                <w:rPr>
                  <w:rFonts w:ascii="Arial" w:hAnsi="Arial"/>
                  <w:sz w:val="15"/>
                </w:rPr>
                <w:t>receptor grouped</w:t>
              </w:r>
            </w:ins>
          </w:p>
        </w:tc>
        <w:tc>
          <w:tcPr>
            <w:tcW w:type="dxa" w:w="1312"/>
          </w:tcPr>
          <w:p>
            <w:pPr>
              <w:rPr>
                <w:ins w:id="2380" w:author="Hossein Batebi" w:date="2026-09-26T00:00:00Z"/>
              </w:rPr>
            </w:pPr>
            <w:ins w:id="2379" w:author="Hossein Batebi" w:date="2026-09-26T00:00:00Z">
              <w:r>
                <w:rPr>
                  <w:rFonts w:ascii="Arial" w:hAnsi="Arial"/>
                  <w:sz w:val="15"/>
                </w:rPr>
                <w:t>endpoint geometry</w:t>
              </w:r>
            </w:ins>
          </w:p>
        </w:tc>
        <w:tc>
          <w:tcPr>
            <w:tcW w:type="dxa" w:w="1312"/>
          </w:tcPr>
          <w:p>
            <w:pPr>
              <w:rPr>
                <w:ins w:id="2382" w:author="Hossein Batebi" w:date="2026-09-26T00:00:00Z"/>
              </w:rPr>
            </w:pPr>
            <w:ins w:id="2381" w:author="Hossein Batebi" w:date="2026-09-26T00:00:00Z">
              <w:r>
                <w:rPr>
                  <w:rFonts w:ascii="Arial" w:hAnsi="Arial"/>
                  <w:sz w:val="15"/>
                </w:rPr>
                <w:t>0.776</w:t>
              </w:r>
            </w:ins>
          </w:p>
        </w:tc>
        <w:tc>
          <w:tcPr>
            <w:tcW w:type="dxa" w:w="1312"/>
          </w:tcPr>
          <w:p>
            <w:pPr>
              <w:rPr>
                <w:ins w:id="2384" w:author="Hossein Batebi" w:date="2026-09-26T00:00:00Z"/>
              </w:rPr>
            </w:pPr>
            <w:ins w:id="2383" w:author="Hossein Batebi" w:date="2026-09-26T00:00:00Z">
              <w:r>
                <w:rPr>
                  <w:rFonts w:ascii="Arial" w:hAnsi="Arial"/>
                  <w:sz w:val="15"/>
                </w:rPr>
                <w:t>0.726</w:t>
              </w:r>
            </w:ins>
          </w:p>
        </w:tc>
        <w:tc>
          <w:tcPr>
            <w:tcW w:type="dxa" w:w="1312"/>
          </w:tcPr>
          <w:p>
            <w:pPr>
              <w:rPr>
                <w:ins w:id="2386" w:author="Hossein Batebi" w:date="2026-09-26T00:00:00Z"/>
              </w:rPr>
            </w:pPr>
            <w:ins w:id="2385" w:author="Hossein Batebi" w:date="2026-09-26T00:00:00Z">
              <w:r>
                <w:rPr>
                  <w:rFonts w:ascii="Arial" w:hAnsi="Arial"/>
                  <w:sz w:val="15"/>
                </w:rPr>
                <w:t>0.826</w:t>
              </w:r>
            </w:ins>
          </w:p>
        </w:tc>
        <w:tc>
          <w:tcPr>
            <w:tcW w:type="dxa" w:w="1312"/>
          </w:tcPr>
          <w:p>
            <w:pPr>
              <w:rPr>
                <w:ins w:id="2388" w:author="Hossein Batebi" w:date="2026-09-26T00:00:00Z"/>
              </w:rPr>
            </w:pPr>
            <w:ins w:id="2387" w:author="Hossein Batebi" w:date="2026-09-26T00:00:00Z">
              <w:r>
                <w:rPr>
                  <w:rFonts w:ascii="Arial" w:hAnsi="Arial"/>
                  <w:sz w:val="15"/>
                </w:rPr>
                <w:t>207 units / 169 receptors</w:t>
              </w:r>
            </w:ins>
          </w:p>
        </w:tc>
      </w:tr>
      <w:tr>
        <w:tc>
          <w:tcPr>
            <w:tcW w:type="dxa" w:w="1312"/>
          </w:tcPr>
          <w:p>
            <w:pPr>
              <w:rPr>
                <w:ins w:id="2390" w:author="Hossein Batebi" w:date="2026-09-26T00:00:00Z"/>
              </w:rPr>
            </w:pPr>
            <w:ins w:id="2389" w:author="Hossein Batebi" w:date="2026-09-26T00:00:00Z">
              <w:r>
                <w:rPr>
                  <w:rFonts w:ascii="Arial" w:hAnsi="Arial"/>
                  <w:sz w:val="15"/>
                </w:rPr>
                <w:t>Captured class</w:t>
              </w:r>
            </w:ins>
          </w:p>
        </w:tc>
        <w:tc>
          <w:tcPr>
            <w:tcW w:type="dxa" w:w="1312"/>
          </w:tcPr>
          <w:p>
            <w:pPr>
              <w:rPr>
                <w:ins w:id="2392" w:author="Hossein Batebi" w:date="2026-09-26T00:00:00Z"/>
              </w:rPr>
            </w:pPr>
            <w:ins w:id="2391" w:author="Hossein Batebi" w:date="2026-09-26T00:00:00Z">
              <w:r>
                <w:rPr>
                  <w:rFonts w:ascii="Arial" w:hAnsi="Arial"/>
                  <w:sz w:val="15"/>
                </w:rPr>
                <w:t>receptor grouped</w:t>
              </w:r>
            </w:ins>
          </w:p>
        </w:tc>
        <w:tc>
          <w:tcPr>
            <w:tcW w:type="dxa" w:w="1312"/>
          </w:tcPr>
          <w:p>
            <w:pPr>
              <w:rPr>
                <w:ins w:id="2394" w:author="Hossein Batebi" w:date="2026-09-26T00:00:00Z"/>
              </w:rPr>
            </w:pPr>
            <w:ins w:id="2393" w:author="Hossein Batebi" w:date="2026-09-26T00:00:00Z">
              <w:r>
                <w:rPr>
                  <w:rFonts w:ascii="Arial" w:hAnsi="Arial"/>
                  <w:sz w:val="15"/>
                </w:rPr>
                <w:t>full sequence</w:t>
              </w:r>
            </w:ins>
          </w:p>
        </w:tc>
        <w:tc>
          <w:tcPr>
            <w:tcW w:type="dxa" w:w="1312"/>
          </w:tcPr>
          <w:p>
            <w:pPr>
              <w:rPr>
                <w:ins w:id="2396" w:author="Hossein Batebi" w:date="2026-09-26T00:00:00Z"/>
              </w:rPr>
            </w:pPr>
            <w:ins w:id="2395" w:author="Hossein Batebi" w:date="2026-09-26T00:00:00Z">
              <w:r>
                <w:rPr>
                  <w:rFonts w:ascii="Arial" w:hAnsi="Arial"/>
                  <w:sz w:val="15"/>
                </w:rPr>
                <w:t>0.790</w:t>
              </w:r>
            </w:ins>
          </w:p>
        </w:tc>
        <w:tc>
          <w:tcPr>
            <w:tcW w:type="dxa" w:w="1312"/>
          </w:tcPr>
          <w:p>
            <w:pPr>
              <w:rPr>
                <w:ins w:id="2398" w:author="Hossein Batebi" w:date="2026-09-26T00:00:00Z"/>
              </w:rPr>
            </w:pPr>
            <w:ins w:id="2397" w:author="Hossein Batebi" w:date="2026-09-26T00:00:00Z">
              <w:r>
                <w:rPr>
                  <w:rFonts w:ascii="Arial" w:hAnsi="Arial"/>
                  <w:sz w:val="15"/>
                </w:rPr>
                <w:t>0.744</w:t>
              </w:r>
            </w:ins>
          </w:p>
        </w:tc>
        <w:tc>
          <w:tcPr>
            <w:tcW w:type="dxa" w:w="1312"/>
          </w:tcPr>
          <w:p>
            <w:pPr>
              <w:rPr>
                <w:ins w:id="2400" w:author="Hossein Batebi" w:date="2026-09-26T00:00:00Z"/>
              </w:rPr>
            </w:pPr>
            <w:ins w:id="2399" w:author="Hossein Batebi" w:date="2026-09-26T00:00:00Z">
              <w:r>
                <w:rPr>
                  <w:rFonts w:ascii="Arial" w:hAnsi="Arial"/>
                  <w:sz w:val="15"/>
                </w:rPr>
                <w:t>0.832</w:t>
              </w:r>
            </w:ins>
          </w:p>
        </w:tc>
        <w:tc>
          <w:tcPr>
            <w:tcW w:type="dxa" w:w="1312"/>
          </w:tcPr>
          <w:p>
            <w:pPr>
              <w:rPr>
                <w:ins w:id="2402" w:author="Hossein Batebi" w:date="2026-09-26T00:00:00Z"/>
              </w:rPr>
            </w:pPr>
            <w:ins w:id="2401" w:author="Hossein Batebi" w:date="2026-09-26T00:00:00Z">
              <w:r>
                <w:rPr>
                  <w:rFonts w:ascii="Arial" w:hAnsi="Arial"/>
                  <w:sz w:val="15"/>
                </w:rPr>
                <w:t>207 units / 169 receptors</w:t>
              </w:r>
            </w:ins>
          </w:p>
        </w:tc>
      </w:tr>
      <w:tr>
        <w:tc>
          <w:tcPr>
            <w:tcW w:type="dxa" w:w="1312"/>
          </w:tcPr>
          <w:p>
            <w:pPr>
              <w:rPr>
                <w:ins w:id="2404" w:author="Hossein Batebi" w:date="2026-09-26T00:00:00Z"/>
              </w:rPr>
            </w:pPr>
            <w:ins w:id="2403" w:author="Hossein Batebi" w:date="2026-09-26T00:00:00Z">
              <w:r>
                <w:rPr>
                  <w:rFonts w:ascii="Arial" w:hAnsi="Arial"/>
                  <w:sz w:val="15"/>
                </w:rPr>
                <w:t>Captured class</w:t>
              </w:r>
            </w:ins>
          </w:p>
        </w:tc>
        <w:tc>
          <w:tcPr>
            <w:tcW w:type="dxa" w:w="1312"/>
          </w:tcPr>
          <w:p>
            <w:pPr>
              <w:rPr>
                <w:ins w:id="2406" w:author="Hossein Batebi" w:date="2026-09-26T00:00:00Z"/>
              </w:rPr>
            </w:pPr>
            <w:ins w:id="2405" w:author="Hossein Batebi" w:date="2026-09-26T00:00:00Z">
              <w:r>
                <w:rPr>
                  <w:rFonts w:ascii="Arial" w:hAnsi="Arial"/>
                  <w:sz w:val="15"/>
                </w:rPr>
                <w:t>50% identity clusters</w:t>
              </w:r>
            </w:ins>
          </w:p>
        </w:tc>
        <w:tc>
          <w:tcPr>
            <w:tcW w:type="dxa" w:w="1312"/>
          </w:tcPr>
          <w:p>
            <w:pPr>
              <w:rPr>
                <w:ins w:id="2408" w:author="Hossein Batebi" w:date="2026-09-26T00:00:00Z"/>
              </w:rPr>
            </w:pPr>
            <w:ins w:id="2407" w:author="Hossein Batebi" w:date="2026-09-26T00:00:00Z">
              <w:r>
                <w:rPr>
                  <w:rFonts w:ascii="Arial" w:hAnsi="Arial"/>
                  <w:sz w:val="15"/>
                </w:rPr>
                <w:t>endpoint geometry</w:t>
              </w:r>
            </w:ins>
          </w:p>
        </w:tc>
        <w:tc>
          <w:tcPr>
            <w:tcW w:type="dxa" w:w="1312"/>
          </w:tcPr>
          <w:p>
            <w:pPr>
              <w:rPr>
                <w:ins w:id="2410" w:author="Hossein Batebi" w:date="2026-09-26T00:00:00Z"/>
              </w:rPr>
            </w:pPr>
            <w:ins w:id="2409" w:author="Hossein Batebi" w:date="2026-09-26T00:00:00Z">
              <w:r>
                <w:rPr>
                  <w:rFonts w:ascii="Arial" w:hAnsi="Arial"/>
                  <w:sz w:val="15"/>
                </w:rPr>
                <w:t>0.731</w:t>
              </w:r>
            </w:ins>
          </w:p>
        </w:tc>
        <w:tc>
          <w:tcPr>
            <w:tcW w:type="dxa" w:w="1312"/>
          </w:tcPr>
          <w:p>
            <w:pPr>
              <w:rPr>
                <w:ins w:id="2412" w:author="Hossein Batebi" w:date="2026-09-26T00:00:00Z"/>
              </w:rPr>
            </w:pPr>
            <w:ins w:id="2411" w:author="Hossein Batebi" w:date="2026-09-26T00:00:00Z">
              <w:r>
                <w:rPr>
                  <w:rFonts w:ascii="Arial" w:hAnsi="Arial"/>
                  <w:sz w:val="15"/>
                </w:rPr>
                <w:t>0.676</w:t>
              </w:r>
            </w:ins>
          </w:p>
        </w:tc>
        <w:tc>
          <w:tcPr>
            <w:tcW w:type="dxa" w:w="1312"/>
          </w:tcPr>
          <w:p>
            <w:pPr>
              <w:rPr>
                <w:ins w:id="2414" w:author="Hossein Batebi" w:date="2026-09-26T00:00:00Z"/>
              </w:rPr>
            </w:pPr>
            <w:ins w:id="2413" w:author="Hossein Batebi" w:date="2026-09-26T00:00:00Z">
              <w:r>
                <w:rPr>
                  <w:rFonts w:ascii="Arial" w:hAnsi="Arial"/>
                  <w:sz w:val="15"/>
                </w:rPr>
                <w:t>0.784</w:t>
              </w:r>
            </w:ins>
          </w:p>
        </w:tc>
        <w:tc>
          <w:tcPr>
            <w:tcW w:type="dxa" w:w="1312"/>
          </w:tcPr>
          <w:p>
            <w:pPr>
              <w:rPr>
                <w:ins w:id="2416" w:author="Hossein Batebi" w:date="2026-09-26T00:00:00Z"/>
              </w:rPr>
            </w:pPr>
            <w:ins w:id="2415" w:author="Hossein Batebi" w:date="2026-09-26T00:00:00Z">
              <w:r>
                <w:rPr>
                  <w:rFonts w:ascii="Arial" w:hAnsi="Arial"/>
                  <w:sz w:val="15"/>
                </w:rPr>
                <w:t>207 units / 169 receptors</w:t>
              </w:r>
            </w:ins>
          </w:p>
        </w:tc>
      </w:tr>
      <w:tr>
        <w:tc>
          <w:tcPr>
            <w:tcW w:type="dxa" w:w="1312"/>
          </w:tcPr>
          <w:p>
            <w:pPr>
              <w:rPr>
                <w:ins w:id="2418" w:author="Hossein Batebi" w:date="2026-09-26T00:00:00Z"/>
              </w:rPr>
            </w:pPr>
            <w:ins w:id="2417" w:author="Hossein Batebi" w:date="2026-09-26T00:00:00Z">
              <w:r>
                <w:rPr>
                  <w:rFonts w:ascii="Arial" w:hAnsi="Arial"/>
                  <w:sz w:val="15"/>
                </w:rPr>
                <w:t>Captured class</w:t>
              </w:r>
            </w:ins>
          </w:p>
        </w:tc>
        <w:tc>
          <w:tcPr>
            <w:tcW w:type="dxa" w:w="1312"/>
          </w:tcPr>
          <w:p>
            <w:pPr>
              <w:rPr>
                <w:ins w:id="2420" w:author="Hossein Batebi" w:date="2026-09-26T00:00:00Z"/>
              </w:rPr>
            </w:pPr>
            <w:ins w:id="2419" w:author="Hossein Batebi" w:date="2026-09-26T00:00:00Z">
              <w:r>
                <w:rPr>
                  <w:rFonts w:ascii="Arial" w:hAnsi="Arial"/>
                  <w:sz w:val="15"/>
                </w:rPr>
                <w:t>50% identity clusters</w:t>
              </w:r>
            </w:ins>
          </w:p>
        </w:tc>
        <w:tc>
          <w:tcPr>
            <w:tcW w:type="dxa" w:w="1312"/>
          </w:tcPr>
          <w:p>
            <w:pPr>
              <w:rPr>
                <w:ins w:id="2422" w:author="Hossein Batebi" w:date="2026-09-26T00:00:00Z"/>
              </w:rPr>
            </w:pPr>
            <w:ins w:id="2421" w:author="Hossein Batebi" w:date="2026-09-26T00:00:00Z">
              <w:r>
                <w:rPr>
                  <w:rFonts w:ascii="Arial" w:hAnsi="Arial"/>
                  <w:sz w:val="15"/>
                </w:rPr>
                <w:t>full sequence</w:t>
              </w:r>
            </w:ins>
          </w:p>
        </w:tc>
        <w:tc>
          <w:tcPr>
            <w:tcW w:type="dxa" w:w="1312"/>
          </w:tcPr>
          <w:p>
            <w:pPr>
              <w:rPr>
                <w:ins w:id="2424" w:author="Hossein Batebi" w:date="2026-09-26T00:00:00Z"/>
              </w:rPr>
            </w:pPr>
            <w:ins w:id="2423" w:author="Hossein Batebi" w:date="2026-09-26T00:00:00Z">
              <w:r>
                <w:rPr>
                  <w:rFonts w:ascii="Arial" w:hAnsi="Arial"/>
                  <w:sz w:val="15"/>
                </w:rPr>
                <w:t>0.638</w:t>
              </w:r>
            </w:ins>
          </w:p>
        </w:tc>
        <w:tc>
          <w:tcPr>
            <w:tcW w:type="dxa" w:w="1312"/>
          </w:tcPr>
          <w:p>
            <w:pPr>
              <w:rPr>
                <w:ins w:id="2426" w:author="Hossein Batebi" w:date="2026-09-26T00:00:00Z"/>
              </w:rPr>
            </w:pPr>
            <w:ins w:id="2425" w:author="Hossein Batebi" w:date="2026-09-26T00:00:00Z">
              <w:r>
                <w:rPr>
                  <w:rFonts w:ascii="Arial" w:hAnsi="Arial"/>
                  <w:sz w:val="15"/>
                </w:rPr>
                <w:t>0.584</w:t>
              </w:r>
            </w:ins>
          </w:p>
        </w:tc>
        <w:tc>
          <w:tcPr>
            <w:tcW w:type="dxa" w:w="1312"/>
          </w:tcPr>
          <w:p>
            <w:pPr>
              <w:rPr>
                <w:ins w:id="2428" w:author="Hossein Batebi" w:date="2026-09-26T00:00:00Z"/>
              </w:rPr>
            </w:pPr>
            <w:ins w:id="2427" w:author="Hossein Batebi" w:date="2026-09-26T00:00:00Z">
              <w:r>
                <w:rPr>
                  <w:rFonts w:ascii="Arial" w:hAnsi="Arial"/>
                  <w:sz w:val="15"/>
                </w:rPr>
                <w:t>0.690</w:t>
              </w:r>
            </w:ins>
          </w:p>
        </w:tc>
        <w:tc>
          <w:tcPr>
            <w:tcW w:type="dxa" w:w="1312"/>
          </w:tcPr>
          <w:p>
            <w:pPr>
              <w:rPr>
                <w:ins w:id="2430" w:author="Hossein Batebi" w:date="2026-09-26T00:00:00Z"/>
              </w:rPr>
            </w:pPr>
            <w:ins w:id="2429" w:author="Hossein Batebi" w:date="2026-09-26T00:00:00Z">
              <w:r>
                <w:rPr>
                  <w:rFonts w:ascii="Arial" w:hAnsi="Arial"/>
                  <w:sz w:val="15"/>
                </w:rPr>
                <w:t>207 units / 169 receptors</w:t>
              </w:r>
            </w:ins>
          </w:p>
        </w:tc>
      </w:tr>
      <w:tr>
        <w:tc>
          <w:tcPr>
            <w:tcW w:type="dxa" w:w="1312"/>
          </w:tcPr>
          <w:p>
            <w:pPr>
              <w:rPr>
                <w:ins w:id="2432" w:author="Hossein Batebi" w:date="2026-09-26T00:00:00Z"/>
              </w:rPr>
            </w:pPr>
            <w:ins w:id="2431" w:author="Hossein Batebi" w:date="2026-09-26T00:00:00Z">
              <w:r>
                <w:rPr>
                  <w:rFonts w:ascii="Arial" w:hAnsi="Arial"/>
                  <w:sz w:val="15"/>
                </w:rPr>
                <w:t>Captured class</w:t>
              </w:r>
            </w:ins>
          </w:p>
        </w:tc>
        <w:tc>
          <w:tcPr>
            <w:tcW w:type="dxa" w:w="1312"/>
          </w:tcPr>
          <w:p>
            <w:pPr>
              <w:rPr>
                <w:ins w:id="2434" w:author="Hossein Batebi" w:date="2026-09-26T00:00:00Z"/>
              </w:rPr>
            </w:pPr>
            <w:ins w:id="2433" w:author="Hossein Batebi" w:date="2026-09-26T00:00:00Z">
              <w:r>
                <w:rPr>
                  <w:rFonts w:ascii="Arial" w:hAnsi="Arial"/>
                  <w:sz w:val="15"/>
                </w:rPr>
                <w:t>40% identity clusters</w:t>
              </w:r>
            </w:ins>
          </w:p>
        </w:tc>
        <w:tc>
          <w:tcPr>
            <w:tcW w:type="dxa" w:w="1312"/>
          </w:tcPr>
          <w:p>
            <w:pPr>
              <w:rPr>
                <w:ins w:id="2436" w:author="Hossein Batebi" w:date="2026-09-26T00:00:00Z"/>
              </w:rPr>
            </w:pPr>
            <w:ins w:id="2435" w:author="Hossein Batebi" w:date="2026-09-26T00:00:00Z">
              <w:r>
                <w:rPr>
                  <w:rFonts w:ascii="Arial" w:hAnsi="Arial"/>
                  <w:sz w:val="15"/>
                </w:rPr>
                <w:t>endpoint geometry</w:t>
              </w:r>
            </w:ins>
          </w:p>
        </w:tc>
        <w:tc>
          <w:tcPr>
            <w:tcW w:type="dxa" w:w="1312"/>
          </w:tcPr>
          <w:p>
            <w:pPr>
              <w:rPr>
                <w:ins w:id="2438" w:author="Hossein Batebi" w:date="2026-09-26T00:00:00Z"/>
              </w:rPr>
            </w:pPr>
            <w:ins w:id="2437" w:author="Hossein Batebi" w:date="2026-09-26T00:00:00Z">
              <w:r>
                <w:rPr>
                  <w:rFonts w:ascii="Arial" w:hAnsi="Arial"/>
                  <w:sz w:val="15"/>
                </w:rPr>
                <w:t>0.683</w:t>
              </w:r>
            </w:ins>
          </w:p>
        </w:tc>
        <w:tc>
          <w:tcPr>
            <w:tcW w:type="dxa" w:w="1312"/>
          </w:tcPr>
          <w:p>
            <w:pPr>
              <w:rPr>
                <w:ins w:id="2440" w:author="Hossein Batebi" w:date="2026-09-26T00:00:00Z"/>
              </w:rPr>
            </w:pPr>
            <w:ins w:id="2439" w:author="Hossein Batebi" w:date="2026-09-26T00:00:00Z">
              <w:r>
                <w:rPr>
                  <w:rFonts w:ascii="Arial" w:hAnsi="Arial"/>
                  <w:sz w:val="15"/>
                </w:rPr>
                <w:t>0.627</w:t>
              </w:r>
            </w:ins>
          </w:p>
        </w:tc>
        <w:tc>
          <w:tcPr>
            <w:tcW w:type="dxa" w:w="1312"/>
          </w:tcPr>
          <w:p>
            <w:pPr>
              <w:rPr>
                <w:ins w:id="2442" w:author="Hossein Batebi" w:date="2026-09-26T00:00:00Z"/>
              </w:rPr>
            </w:pPr>
            <w:ins w:id="2441" w:author="Hossein Batebi" w:date="2026-09-26T00:00:00Z">
              <w:r>
                <w:rPr>
                  <w:rFonts w:ascii="Arial" w:hAnsi="Arial"/>
                  <w:sz w:val="15"/>
                </w:rPr>
                <w:t>0.737</w:t>
              </w:r>
            </w:ins>
          </w:p>
        </w:tc>
        <w:tc>
          <w:tcPr>
            <w:tcW w:type="dxa" w:w="1312"/>
          </w:tcPr>
          <w:p>
            <w:pPr>
              <w:rPr>
                <w:ins w:id="2444" w:author="Hossein Batebi" w:date="2026-09-26T00:00:00Z"/>
              </w:rPr>
            </w:pPr>
            <w:ins w:id="2443" w:author="Hossein Batebi" w:date="2026-09-26T00:00:00Z">
              <w:r>
                <w:rPr>
                  <w:rFonts w:ascii="Arial" w:hAnsi="Arial"/>
                  <w:sz w:val="15"/>
                </w:rPr>
                <w:t>207 units / 169 receptors</w:t>
              </w:r>
            </w:ins>
          </w:p>
        </w:tc>
      </w:tr>
      <w:tr>
        <w:tc>
          <w:tcPr>
            <w:tcW w:type="dxa" w:w="1312"/>
          </w:tcPr>
          <w:p>
            <w:pPr>
              <w:rPr>
                <w:ins w:id="2446" w:author="Hossein Batebi" w:date="2026-09-26T00:00:00Z"/>
              </w:rPr>
            </w:pPr>
            <w:ins w:id="2445" w:author="Hossein Batebi" w:date="2026-09-26T00:00:00Z">
              <w:r>
                <w:rPr>
                  <w:rFonts w:ascii="Arial" w:hAnsi="Arial"/>
                  <w:sz w:val="15"/>
                </w:rPr>
                <w:t>Captured class</w:t>
              </w:r>
            </w:ins>
          </w:p>
        </w:tc>
        <w:tc>
          <w:tcPr>
            <w:tcW w:type="dxa" w:w="1312"/>
          </w:tcPr>
          <w:p>
            <w:pPr>
              <w:rPr>
                <w:ins w:id="2448" w:author="Hossein Batebi" w:date="2026-09-26T00:00:00Z"/>
              </w:rPr>
            </w:pPr>
            <w:ins w:id="2447" w:author="Hossein Batebi" w:date="2026-09-26T00:00:00Z">
              <w:r>
                <w:rPr>
                  <w:rFonts w:ascii="Arial" w:hAnsi="Arial"/>
                  <w:sz w:val="15"/>
                </w:rPr>
                <w:t>40% identity clusters</w:t>
              </w:r>
            </w:ins>
          </w:p>
        </w:tc>
        <w:tc>
          <w:tcPr>
            <w:tcW w:type="dxa" w:w="1312"/>
          </w:tcPr>
          <w:p>
            <w:pPr>
              <w:rPr>
                <w:ins w:id="2450" w:author="Hossein Batebi" w:date="2026-09-26T00:00:00Z"/>
              </w:rPr>
            </w:pPr>
            <w:ins w:id="2449" w:author="Hossein Batebi" w:date="2026-09-26T00:00:00Z">
              <w:r>
                <w:rPr>
                  <w:rFonts w:ascii="Arial" w:hAnsi="Arial"/>
                  <w:sz w:val="15"/>
                </w:rPr>
                <w:t>full sequence</w:t>
              </w:r>
            </w:ins>
          </w:p>
        </w:tc>
        <w:tc>
          <w:tcPr>
            <w:tcW w:type="dxa" w:w="1312"/>
          </w:tcPr>
          <w:p>
            <w:pPr>
              <w:rPr>
                <w:ins w:id="2452" w:author="Hossein Batebi" w:date="2026-09-26T00:00:00Z"/>
              </w:rPr>
            </w:pPr>
            <w:ins w:id="2451" w:author="Hossein Batebi" w:date="2026-09-26T00:00:00Z">
              <w:r>
                <w:rPr>
                  <w:rFonts w:ascii="Arial" w:hAnsi="Arial"/>
                  <w:sz w:val="15"/>
                </w:rPr>
                <w:t>0.612</w:t>
              </w:r>
            </w:ins>
          </w:p>
        </w:tc>
        <w:tc>
          <w:tcPr>
            <w:tcW w:type="dxa" w:w="1312"/>
          </w:tcPr>
          <w:p>
            <w:pPr>
              <w:rPr>
                <w:ins w:id="2454" w:author="Hossein Batebi" w:date="2026-09-26T00:00:00Z"/>
              </w:rPr>
            </w:pPr>
            <w:ins w:id="2453" w:author="Hossein Batebi" w:date="2026-09-26T00:00:00Z">
              <w:r>
                <w:rPr>
                  <w:rFonts w:ascii="Arial" w:hAnsi="Arial"/>
                  <w:sz w:val="15"/>
                </w:rPr>
                <w:t>0.560</w:t>
              </w:r>
            </w:ins>
          </w:p>
        </w:tc>
        <w:tc>
          <w:tcPr>
            <w:tcW w:type="dxa" w:w="1312"/>
          </w:tcPr>
          <w:p>
            <w:pPr>
              <w:rPr>
                <w:ins w:id="2456" w:author="Hossein Batebi" w:date="2026-09-26T00:00:00Z"/>
              </w:rPr>
            </w:pPr>
            <w:ins w:id="2455" w:author="Hossein Batebi" w:date="2026-09-26T00:00:00Z">
              <w:r>
                <w:rPr>
                  <w:rFonts w:ascii="Arial" w:hAnsi="Arial"/>
                  <w:sz w:val="15"/>
                </w:rPr>
                <w:t>0.663</w:t>
              </w:r>
            </w:ins>
          </w:p>
        </w:tc>
        <w:tc>
          <w:tcPr>
            <w:tcW w:type="dxa" w:w="1312"/>
          </w:tcPr>
          <w:p>
            <w:pPr>
              <w:rPr>
                <w:ins w:id="2458" w:author="Hossein Batebi" w:date="2026-09-26T00:00:00Z"/>
              </w:rPr>
            </w:pPr>
            <w:ins w:id="2457" w:author="Hossein Batebi" w:date="2026-09-26T00:00:00Z">
              <w:r>
                <w:rPr>
                  <w:rFonts w:ascii="Arial" w:hAnsi="Arial"/>
                  <w:sz w:val="15"/>
                </w:rPr>
                <w:t>207 units / 169 receptors</w:t>
              </w:r>
            </w:ins>
          </w:p>
        </w:tc>
      </w:tr>
      <w:tr>
        <w:tc>
          <w:tcPr>
            <w:tcW w:type="dxa" w:w="1312"/>
          </w:tcPr>
          <w:p>
            <w:pPr>
              <w:rPr>
                <w:ins w:id="2460" w:author="Hossein Batebi" w:date="2026-09-26T00:00:00Z"/>
              </w:rPr>
            </w:pPr>
            <w:ins w:id="2459" w:author="Hossein Batebi" w:date="2026-09-26T00:00:00Z">
              <w:r>
                <w:rPr>
                  <w:rFonts w:ascii="Arial" w:hAnsi="Arial"/>
                  <w:sz w:val="15"/>
                </w:rPr>
                <w:t>Captured-class control</w:t>
              </w:r>
            </w:ins>
          </w:p>
        </w:tc>
        <w:tc>
          <w:tcPr>
            <w:tcW w:type="dxa" w:w="1312"/>
          </w:tcPr>
          <w:p>
            <w:pPr>
              <w:rPr>
                <w:ins w:id="2462" w:author="Hossein Batebi" w:date="2026-09-26T00:00:00Z"/>
              </w:rPr>
            </w:pPr>
            <w:ins w:id="2461" w:author="Hossein Batebi" w:date="2026-09-26T00:00:00Z">
              <w:r>
                <w:rPr>
                  <w:rFonts w:ascii="Arial" w:hAnsi="Arial"/>
                  <w:sz w:val="15"/>
                </w:rPr>
                <w:t>40% identity clusters</w:t>
              </w:r>
            </w:ins>
          </w:p>
        </w:tc>
        <w:tc>
          <w:tcPr>
            <w:tcW w:type="dxa" w:w="1312"/>
          </w:tcPr>
          <w:p>
            <w:pPr>
              <w:rPr>
                <w:ins w:id="2464" w:author="Hossein Batebi" w:date="2026-09-26T00:00:00Z"/>
              </w:rPr>
            </w:pPr>
            <w:ins w:id="2463" w:author="Hossein Batebi" w:date="2026-09-26T00:00:00Z">
              <w:r>
                <w:rPr>
                  <w:rFonts w:ascii="Arial" w:hAnsi="Arial"/>
                  <w:sz w:val="15"/>
                </w:rPr>
                <w:t>metadata only</w:t>
              </w:r>
            </w:ins>
          </w:p>
        </w:tc>
        <w:tc>
          <w:tcPr>
            <w:tcW w:type="dxa" w:w="1312"/>
          </w:tcPr>
          <w:p>
            <w:pPr>
              <w:rPr>
                <w:ins w:id="2466" w:author="Hossein Batebi" w:date="2026-09-26T00:00:00Z"/>
              </w:rPr>
            </w:pPr>
            <w:ins w:id="2465" w:author="Hossein Batebi" w:date="2026-09-26T00:00:00Z">
              <w:r>
                <w:rPr>
                  <w:rFonts w:ascii="Arial" w:hAnsi="Arial"/>
                  <w:sz w:val="15"/>
                </w:rPr>
                <w:t>0.562</w:t>
              </w:r>
            </w:ins>
          </w:p>
        </w:tc>
        <w:tc>
          <w:tcPr>
            <w:tcW w:type="dxa" w:w="1312"/>
          </w:tcPr>
          <w:p>
            <w:pPr>
              <w:rPr>
                <w:ins w:id="2468" w:author="Hossein Batebi" w:date="2026-09-26T00:00:00Z"/>
              </w:rPr>
            </w:pPr>
            <w:ins w:id="2467" w:author="Hossein Batebi" w:date="2026-09-26T00:00:00Z">
              <w:r>
                <w:rPr>
                  <w:rFonts w:ascii="Arial" w:hAnsi="Arial"/>
                  <w:sz w:val="15"/>
                </w:rPr>
                <w:t>0.497</w:t>
              </w:r>
            </w:ins>
          </w:p>
        </w:tc>
        <w:tc>
          <w:tcPr>
            <w:tcW w:type="dxa" w:w="1312"/>
          </w:tcPr>
          <w:p>
            <w:pPr>
              <w:rPr>
                <w:ins w:id="2470" w:author="Hossein Batebi" w:date="2026-09-26T00:00:00Z"/>
              </w:rPr>
            </w:pPr>
            <w:ins w:id="2469" w:author="Hossein Batebi" w:date="2026-09-26T00:00:00Z">
              <w:r>
                <w:rPr>
                  <w:rFonts w:ascii="Arial" w:hAnsi="Arial"/>
                  <w:sz w:val="15"/>
                </w:rPr>
                <w:t>0.626</w:t>
              </w:r>
            </w:ins>
          </w:p>
        </w:tc>
        <w:tc>
          <w:tcPr>
            <w:tcW w:type="dxa" w:w="1312"/>
          </w:tcPr>
          <w:p>
            <w:pPr>
              <w:rPr>
                <w:ins w:id="2472" w:author="Hossein Batebi" w:date="2026-09-26T00:00:00Z"/>
              </w:rPr>
            </w:pPr>
            <w:ins w:id="2471" w:author="Hossein Batebi" w:date="2026-09-26T00:00:00Z">
              <w:r>
                <w:rPr>
                  <w:rFonts w:ascii="Arial" w:hAnsi="Arial"/>
                  <w:sz w:val="15"/>
                </w:rPr>
                <w:t>207 units / 169 receptors</w:t>
              </w:r>
            </w:ins>
          </w:p>
        </w:tc>
      </w:tr>
      <w:tr>
        <w:tc>
          <w:tcPr>
            <w:tcW w:type="dxa" w:w="1312"/>
          </w:tcPr>
          <w:p>
            <w:pPr>
              <w:rPr>
                <w:ins w:id="2474" w:author="Hossein Batebi" w:date="2026-09-26T00:00:00Z"/>
              </w:rPr>
            </w:pPr>
            <w:ins w:id="2473" w:author="Hossein Batebi" w:date="2026-09-26T00:00:00Z">
              <w:r>
                <w:rPr>
                  <w:rFonts w:ascii="Arial" w:hAnsi="Arial"/>
                  <w:sz w:val="15"/>
                </w:rPr>
                <w:t>Captured-class control</w:t>
              </w:r>
            </w:ins>
          </w:p>
        </w:tc>
        <w:tc>
          <w:tcPr>
            <w:tcW w:type="dxa" w:w="1312"/>
          </w:tcPr>
          <w:p>
            <w:pPr>
              <w:rPr>
                <w:ins w:id="2476" w:author="Hossein Batebi" w:date="2026-09-26T00:00:00Z"/>
              </w:rPr>
            </w:pPr>
            <w:ins w:id="2475" w:author="Hossein Batebi" w:date="2026-09-26T00:00:00Z">
              <w:r>
                <w:rPr>
                  <w:rFonts w:ascii="Arial" w:hAnsi="Arial"/>
                  <w:sz w:val="15"/>
                </w:rPr>
                <w:t>50% identity clusters</w:t>
              </w:r>
            </w:ins>
          </w:p>
        </w:tc>
        <w:tc>
          <w:tcPr>
            <w:tcW w:type="dxa" w:w="1312"/>
          </w:tcPr>
          <w:p>
            <w:pPr>
              <w:rPr>
                <w:ins w:id="2478" w:author="Hossein Batebi" w:date="2026-09-26T00:00:00Z"/>
              </w:rPr>
            </w:pPr>
            <w:ins w:id="2477" w:author="Hossein Batebi" w:date="2026-09-26T00:00:00Z">
              <w:r>
                <w:rPr>
                  <w:rFonts w:ascii="Arial" w:hAnsi="Arial"/>
                  <w:sz w:val="15"/>
                </w:rPr>
                <w:t>metadata only</w:t>
              </w:r>
            </w:ins>
          </w:p>
        </w:tc>
        <w:tc>
          <w:tcPr>
            <w:tcW w:type="dxa" w:w="1312"/>
          </w:tcPr>
          <w:p>
            <w:pPr>
              <w:rPr>
                <w:ins w:id="2480" w:author="Hossein Batebi" w:date="2026-09-26T00:00:00Z"/>
              </w:rPr>
            </w:pPr>
            <w:ins w:id="2479" w:author="Hossein Batebi" w:date="2026-09-26T00:00:00Z">
              <w:r>
                <w:rPr>
                  <w:rFonts w:ascii="Arial" w:hAnsi="Arial"/>
                  <w:sz w:val="15"/>
                </w:rPr>
                <w:t>0.546</w:t>
              </w:r>
            </w:ins>
          </w:p>
        </w:tc>
        <w:tc>
          <w:tcPr>
            <w:tcW w:type="dxa" w:w="1312"/>
          </w:tcPr>
          <w:p>
            <w:pPr>
              <w:rPr>
                <w:ins w:id="2482" w:author="Hossein Batebi" w:date="2026-09-26T00:00:00Z"/>
              </w:rPr>
            </w:pPr>
            <w:ins w:id="2481" w:author="Hossein Batebi" w:date="2026-09-26T00:00:00Z">
              <w:r>
                <w:rPr>
                  <w:rFonts w:ascii="Arial" w:hAnsi="Arial"/>
                  <w:sz w:val="15"/>
                </w:rPr>
                <w:t>0.487</w:t>
              </w:r>
            </w:ins>
          </w:p>
        </w:tc>
        <w:tc>
          <w:tcPr>
            <w:tcW w:type="dxa" w:w="1312"/>
          </w:tcPr>
          <w:p>
            <w:pPr>
              <w:rPr>
                <w:ins w:id="2484" w:author="Hossein Batebi" w:date="2026-09-26T00:00:00Z"/>
              </w:rPr>
            </w:pPr>
            <w:ins w:id="2483" w:author="Hossein Batebi" w:date="2026-09-26T00:00:00Z">
              <w:r>
                <w:rPr>
                  <w:rFonts w:ascii="Arial" w:hAnsi="Arial"/>
                  <w:sz w:val="15"/>
                </w:rPr>
                <w:t>0.641</w:t>
              </w:r>
            </w:ins>
          </w:p>
        </w:tc>
        <w:tc>
          <w:tcPr>
            <w:tcW w:type="dxa" w:w="1312"/>
          </w:tcPr>
          <w:p>
            <w:pPr>
              <w:rPr>
                <w:ins w:id="2486" w:author="Hossein Batebi" w:date="2026-09-26T00:00:00Z"/>
              </w:rPr>
            </w:pPr>
            <w:ins w:id="2485" w:author="Hossein Batebi" w:date="2026-09-26T00:00:00Z">
              <w:r>
                <w:rPr>
                  <w:rFonts w:ascii="Arial" w:hAnsi="Arial"/>
                  <w:sz w:val="15"/>
                </w:rPr>
                <w:t>207 units / 169 receptors</w:t>
              </w:r>
            </w:ins>
          </w:p>
        </w:tc>
      </w:tr>
      <w:tr>
        <w:tc>
          <w:tcPr>
            <w:tcW w:type="dxa" w:w="1312"/>
          </w:tcPr>
          <w:p>
            <w:pPr>
              <w:rPr>
                <w:ins w:id="2488" w:author="Hossein Batebi" w:date="2026-09-26T00:00:00Z"/>
              </w:rPr>
            </w:pPr>
            <w:ins w:id="2487" w:author="Hossein Batebi" w:date="2026-09-26T00:00:00Z">
              <w:r>
                <w:rPr>
                  <w:rFonts w:ascii="Arial" w:hAnsi="Arial"/>
                  <w:sz w:val="15"/>
                </w:rPr>
                <w:t>Captured-class control</w:t>
              </w:r>
            </w:ins>
          </w:p>
        </w:tc>
        <w:tc>
          <w:tcPr>
            <w:tcW w:type="dxa" w:w="1312"/>
          </w:tcPr>
          <w:p>
            <w:pPr>
              <w:rPr>
                <w:ins w:id="2490" w:author="Hossein Batebi" w:date="2026-09-26T00:00:00Z"/>
              </w:rPr>
            </w:pPr>
            <w:ins w:id="2489" w:author="Hossein Batebi" w:date="2026-09-26T00:00:00Z">
              <w:r>
                <w:rPr>
                  <w:rFonts w:ascii="Arial" w:hAnsi="Arial"/>
                  <w:sz w:val="15"/>
                </w:rPr>
                <w:t>40% identity clusters</w:t>
              </w:r>
            </w:ins>
          </w:p>
        </w:tc>
        <w:tc>
          <w:tcPr>
            <w:tcW w:type="dxa" w:w="1312"/>
          </w:tcPr>
          <w:p>
            <w:pPr>
              <w:rPr>
                <w:ins w:id="2492" w:author="Hossein Batebi" w:date="2026-09-26T00:00:00Z"/>
              </w:rPr>
            </w:pPr>
            <w:ins w:id="2491" w:author="Hossein Batebi" w:date="2026-09-26T00:00:00Z">
              <w:r>
                <w:rPr>
                  <w:rFonts w:ascii="Arial" w:hAnsi="Arial"/>
                  <w:sz w:val="15"/>
                </w:rPr>
                <w:t>missingness only</w:t>
              </w:r>
            </w:ins>
          </w:p>
        </w:tc>
        <w:tc>
          <w:tcPr>
            <w:tcW w:type="dxa" w:w="1312"/>
          </w:tcPr>
          <w:p>
            <w:pPr>
              <w:rPr>
                <w:ins w:id="2494" w:author="Hossein Batebi" w:date="2026-09-26T00:00:00Z"/>
              </w:rPr>
            </w:pPr>
            <w:ins w:id="2493" w:author="Hossein Batebi" w:date="2026-09-26T00:00:00Z">
              <w:r>
                <w:rPr>
                  <w:rFonts w:ascii="Arial" w:hAnsi="Arial"/>
                  <w:sz w:val="15"/>
                </w:rPr>
                <w:t>0.493</w:t>
              </w:r>
            </w:ins>
          </w:p>
        </w:tc>
        <w:tc>
          <w:tcPr>
            <w:tcW w:type="dxa" w:w="1312"/>
          </w:tcPr>
          <w:p>
            <w:pPr>
              <w:rPr>
                <w:ins w:id="2496" w:author="Hossein Batebi" w:date="2026-09-26T00:00:00Z"/>
              </w:rPr>
            </w:pPr>
            <w:ins w:id="2495" w:author="Hossein Batebi" w:date="2026-09-26T00:00:00Z">
              <w:r>
                <w:rPr>
                  <w:rFonts w:ascii="Arial" w:hAnsi="Arial"/>
                  <w:sz w:val="15"/>
                </w:rPr>
                <w:t>0.391</w:t>
              </w:r>
            </w:ins>
          </w:p>
        </w:tc>
        <w:tc>
          <w:tcPr>
            <w:tcW w:type="dxa" w:w="1312"/>
          </w:tcPr>
          <w:p>
            <w:pPr>
              <w:rPr>
                <w:ins w:id="2498" w:author="Hossein Batebi" w:date="2026-09-26T00:00:00Z"/>
              </w:rPr>
            </w:pPr>
            <w:ins w:id="2497" w:author="Hossein Batebi" w:date="2026-09-26T00:00:00Z">
              <w:r>
                <w:rPr>
                  <w:rFonts w:ascii="Arial" w:hAnsi="Arial"/>
                  <w:sz w:val="15"/>
                </w:rPr>
                <w:t>0.577</w:t>
              </w:r>
            </w:ins>
          </w:p>
        </w:tc>
        <w:tc>
          <w:tcPr>
            <w:tcW w:type="dxa" w:w="1312"/>
          </w:tcPr>
          <w:p>
            <w:pPr>
              <w:rPr>
                <w:ins w:id="2500" w:author="Hossein Batebi" w:date="2026-09-26T00:00:00Z"/>
              </w:rPr>
            </w:pPr>
            <w:ins w:id="2499" w:author="Hossein Batebi" w:date="2026-09-26T00:00:00Z">
              <w:r>
                <w:rPr>
                  <w:rFonts w:ascii="Arial" w:hAnsi="Arial"/>
                  <w:sz w:val="15"/>
                </w:rPr>
                <w:t>207 units / 169 receptors</w:t>
              </w:r>
            </w:ins>
          </w:p>
        </w:tc>
      </w:tr>
      <w:tr>
        <w:tc>
          <w:tcPr>
            <w:tcW w:type="dxa" w:w="1312"/>
          </w:tcPr>
          <w:p>
            <w:pPr>
              <w:rPr>
                <w:ins w:id="2502" w:author="Hossein Batebi" w:date="2026-09-26T00:00:00Z"/>
              </w:rPr>
            </w:pPr>
            <w:ins w:id="2501" w:author="Hossein Batebi" w:date="2026-09-26T00:00:00Z">
              <w:r>
                <w:rPr>
                  <w:rFonts w:ascii="Arial" w:hAnsi="Arial"/>
                  <w:sz w:val="15"/>
                </w:rPr>
                <w:t>Captured-class control</w:t>
              </w:r>
            </w:ins>
          </w:p>
        </w:tc>
        <w:tc>
          <w:tcPr>
            <w:tcW w:type="dxa" w:w="1312"/>
          </w:tcPr>
          <w:p>
            <w:pPr>
              <w:rPr>
                <w:ins w:id="2504" w:author="Hossein Batebi" w:date="2026-09-26T00:00:00Z"/>
              </w:rPr>
            </w:pPr>
            <w:ins w:id="2503" w:author="Hossein Batebi" w:date="2026-09-26T00:00:00Z">
              <w:r>
                <w:rPr>
                  <w:rFonts w:ascii="Arial" w:hAnsi="Arial"/>
                  <w:sz w:val="15"/>
                </w:rPr>
                <w:t>50% identity clusters</w:t>
              </w:r>
            </w:ins>
          </w:p>
        </w:tc>
        <w:tc>
          <w:tcPr>
            <w:tcW w:type="dxa" w:w="1312"/>
          </w:tcPr>
          <w:p>
            <w:pPr>
              <w:rPr>
                <w:ins w:id="2506" w:author="Hossein Batebi" w:date="2026-09-26T00:00:00Z"/>
              </w:rPr>
            </w:pPr>
            <w:ins w:id="2505" w:author="Hossein Batebi" w:date="2026-09-26T00:00:00Z">
              <w:r>
                <w:rPr>
                  <w:rFonts w:ascii="Arial" w:hAnsi="Arial"/>
                  <w:sz w:val="15"/>
                </w:rPr>
                <w:t>missingness only</w:t>
              </w:r>
            </w:ins>
          </w:p>
        </w:tc>
        <w:tc>
          <w:tcPr>
            <w:tcW w:type="dxa" w:w="1312"/>
          </w:tcPr>
          <w:p>
            <w:pPr>
              <w:rPr>
                <w:ins w:id="2508" w:author="Hossein Batebi" w:date="2026-09-26T00:00:00Z"/>
              </w:rPr>
            </w:pPr>
            <w:ins w:id="2507" w:author="Hossein Batebi" w:date="2026-09-26T00:00:00Z">
              <w:r>
                <w:rPr>
                  <w:rFonts w:ascii="Arial" w:hAnsi="Arial"/>
                  <w:sz w:val="15"/>
                </w:rPr>
                <w:t>0.515</w:t>
              </w:r>
            </w:ins>
          </w:p>
        </w:tc>
        <w:tc>
          <w:tcPr>
            <w:tcW w:type="dxa" w:w="1312"/>
          </w:tcPr>
          <w:p>
            <w:pPr>
              <w:rPr>
                <w:ins w:id="2510" w:author="Hossein Batebi" w:date="2026-09-26T00:00:00Z"/>
              </w:rPr>
            </w:pPr>
            <w:ins w:id="2509" w:author="Hossein Batebi" w:date="2026-09-26T00:00:00Z">
              <w:r>
                <w:rPr>
                  <w:rFonts w:ascii="Arial" w:hAnsi="Arial"/>
                  <w:sz w:val="15"/>
                </w:rPr>
                <w:t>0.429</w:t>
              </w:r>
            </w:ins>
          </w:p>
        </w:tc>
        <w:tc>
          <w:tcPr>
            <w:tcW w:type="dxa" w:w="1312"/>
          </w:tcPr>
          <w:p>
            <w:pPr>
              <w:rPr>
                <w:ins w:id="2512" w:author="Hossein Batebi" w:date="2026-09-26T00:00:00Z"/>
              </w:rPr>
            </w:pPr>
            <w:ins w:id="2511" w:author="Hossein Batebi" w:date="2026-09-26T00:00:00Z">
              <w:r>
                <w:rPr>
                  <w:rFonts w:ascii="Arial" w:hAnsi="Arial"/>
                  <w:sz w:val="15"/>
                </w:rPr>
                <w:t>0.586</w:t>
              </w:r>
            </w:ins>
          </w:p>
        </w:tc>
        <w:tc>
          <w:tcPr>
            <w:tcW w:type="dxa" w:w="1312"/>
          </w:tcPr>
          <w:p>
            <w:pPr>
              <w:rPr>
                <w:ins w:id="2514" w:author="Hossein Batebi" w:date="2026-09-26T00:00:00Z"/>
              </w:rPr>
            </w:pPr>
            <w:ins w:id="2513" w:author="Hossein Batebi" w:date="2026-09-26T00:00:00Z">
              <w:r>
                <w:rPr>
                  <w:rFonts w:ascii="Arial" w:hAnsi="Arial"/>
                  <w:sz w:val="15"/>
                </w:rPr>
                <w:t>207 units / 169 receptors</w:t>
              </w:r>
            </w:ins>
          </w:p>
        </w:tc>
      </w:tr>
    </w:tbl>
    <w:p>
      <w:pPr>
        <w:pStyle w:val="Normal"/>
        <w:rPr>
          <w:ins w:id="2516" w:author="Hossein Batebi" w:date="2026-09-26T00:00:00Z"/>
        </w:rPr>
      </w:pPr>
      <w:ins w:id="2515" w:author="Hossein Batebi" w:date="2026-09-26T00:00:00Z">
        <w:r>
          <w:t>Note. Activation rows are evaluated at structure level. The corresponding receptor-state-level value for the four-feature code under leave-one-receptor-out validation is ROC AUC 0.996 (95% CI 0.989 to 1.000) and is the value reported in Table S3 and Figure 2A; the two differ only in the aggregation level, not in the model or the fold structure. Captured-class rows use the designated primary models. Values reported elsewhere for nominally similar representations differ by model specification and feature set rather than by dataset: full sequence reaches macro ROC AUC 0.797 in the elastic-net matched-representation comparison (Table S4), 0.805 in the static-extension comparison, where the feature filter differs (Table S11), and 0.790 under the independent nested-L2 formulation used for the evolutionary-transfer analysis (Table S15). Endpoint geometry is 0.722, 0.778 and 0.776 in the same three settings. The last two values are not two feature sets: 0.778 is the archive-wide pipeline of Source Data S3 and 0.776 the evolutionary-transfer audit of Source Data S11, which share the same 107 inputs and folds and differ in estimator configuration (the latter declares nested L2 with lbfgs and training-fold tuning). The 0.722 value is the narrower matched-representation geometry model of Table S4, which excludes the acquisition variables and is a different feature set. All three use the 207 units and receptor-grouped folds; only the designated primary values in this table are used for interpretation.</w:t>
        </w:r>
      </w:ins>
    </w:p>
    <w:p>
      <w:pPr>
        <w:pStyle w:val="Normal"/>
        <w:rPr>
          <w:ins w:id="2518" w:author="Hossein Batebi" w:date="2026-09-26T00:00:00Z"/>
        </w:rPr>
      </w:pPr>
      <w:ins w:id="2517" w:author="Hossein Batebi" w:date="2026-09-26T00:00:00Z">
        <w:r>
          <w:t>Table S28 | Same-receptor and deformation-vector permutation diagnostics. P values are empirical one-sided permutation probabilities for the prespecified directional contrasts.</w:t>
        </w:r>
      </w:ins>
    </w:p>
    <w:tbl>
      <w:tblPr>
        <w:tblW w:type="auto" w:w="0"/>
        <w:tblLook w:firstColumn="1" w:firstRow="1" w:lastColumn="0" w:lastRow="0" w:noHBand="0" w:noVBand="1" w:val="04A0"/>
      </w:tblPr>
      <w:tblGrid>
        <w:gridCol w:w="1531"/>
        <w:gridCol w:w="1531"/>
        <w:gridCol w:w="1531"/>
        <w:gridCol w:w="1531"/>
        <w:gridCol w:w="1531"/>
        <w:gridCol w:w="1531"/>
      </w:tblGrid>
      <w:tr>
        <w:tc>
          <w:tcPr>
            <w:tcW w:type="dxa" w:w="1531"/>
          </w:tcPr>
          <w:p>
            <w:pPr>
              <w:rPr>
                <w:ins w:id="2520" w:author="Hossein Batebi" w:date="2026-09-26T00:00:00Z"/>
              </w:rPr>
            </w:pPr>
            <w:ins w:id="2519" w:author="Hossein Batebi" w:date="2026-09-26T00:00:00Z">
              <w:r>
                <w:rPr>
                  <w:rFonts w:ascii="Arial" w:hAnsi="Arial"/>
                  <w:sz w:val="15"/>
                </w:rPr>
                <w:t>Diagnostic</w:t>
              </w:r>
            </w:ins>
          </w:p>
        </w:tc>
        <w:tc>
          <w:tcPr>
            <w:tcW w:type="dxa" w:w="1531"/>
          </w:tcPr>
          <w:p>
            <w:pPr>
              <w:rPr>
                <w:ins w:id="2522" w:author="Hossein Batebi" w:date="2026-09-26T00:00:00Z"/>
              </w:rPr>
            </w:pPr>
            <w:ins w:id="2521" w:author="Hossein Batebi" w:date="2026-09-26T00:00:00Z">
              <w:r>
                <w:rPr>
                  <w:rFonts w:ascii="Arial" w:hAnsi="Arial"/>
                  <w:sz w:val="15"/>
                </w:rPr>
                <w:t>Population</w:t>
              </w:r>
            </w:ins>
          </w:p>
        </w:tc>
        <w:tc>
          <w:tcPr>
            <w:tcW w:type="dxa" w:w="1531"/>
          </w:tcPr>
          <w:p>
            <w:pPr>
              <w:rPr>
                <w:ins w:id="2524" w:author="Hossein Batebi" w:date="2026-09-26T00:00:00Z"/>
              </w:rPr>
            </w:pPr>
            <w:ins w:id="2523" w:author="Hossein Batebi" w:date="2026-09-26T00:00:00Z">
              <w:r>
                <w:rPr>
                  <w:rFonts w:ascii="Arial" w:hAnsi="Arial"/>
                  <w:sz w:val="15"/>
                </w:rPr>
                <w:t>Representation</w:t>
              </w:r>
            </w:ins>
          </w:p>
        </w:tc>
        <w:tc>
          <w:tcPr>
            <w:tcW w:type="dxa" w:w="1531"/>
          </w:tcPr>
          <w:p>
            <w:pPr>
              <w:rPr>
                <w:ins w:id="2526" w:author="Hossein Batebi" w:date="2026-09-26T00:00:00Z"/>
              </w:rPr>
            </w:pPr>
            <w:ins w:id="2525" w:author="Hossein Batebi" w:date="2026-09-26T00:00:00Z">
              <w:r>
                <w:rPr>
                  <w:rFonts w:ascii="Arial" w:hAnsi="Arial"/>
                  <w:sz w:val="15"/>
                </w:rPr>
                <w:t>Observed</w:t>
              </w:r>
            </w:ins>
          </w:p>
        </w:tc>
        <w:tc>
          <w:tcPr>
            <w:tcW w:type="dxa" w:w="1531"/>
          </w:tcPr>
          <w:p>
            <w:pPr>
              <w:rPr>
                <w:ins w:id="2528" w:author="Hossein Batebi" w:date="2026-09-26T00:00:00Z"/>
              </w:rPr>
            </w:pPr>
            <w:ins w:id="2527" w:author="Hossein Batebi" w:date="2026-09-26T00:00:00Z">
              <w:r>
                <w:rPr>
                  <w:rFonts w:ascii="Arial" w:hAnsi="Arial"/>
                  <w:sz w:val="15"/>
                </w:rPr>
                <w:t>Permutation reference</w:t>
              </w:r>
            </w:ins>
          </w:p>
        </w:tc>
        <w:tc>
          <w:tcPr>
            <w:tcW w:type="dxa" w:w="1531"/>
          </w:tcPr>
          <w:p>
            <w:pPr>
              <w:rPr>
                <w:ins w:id="2530" w:author="Hossein Batebi" w:date="2026-09-26T00:00:00Z"/>
              </w:rPr>
            </w:pPr>
            <w:ins w:id="2529" w:author="Hossein Batebi" w:date="2026-09-26T00:00:00Z">
              <w:r>
                <w:rPr>
                  <w:rFonts w:ascii="Arial" w:hAnsi="Arial"/>
                  <w:sz w:val="15"/>
                </w:rPr>
                <w:t>P</w:t>
              </w:r>
            </w:ins>
          </w:p>
        </w:tc>
      </w:tr>
      <w:tr>
        <w:tc>
          <w:tcPr>
            <w:tcW w:type="dxa" w:w="1531"/>
          </w:tcPr>
          <w:p>
            <w:pPr>
              <w:rPr>
                <w:ins w:id="2532" w:author="Hossein Batebi" w:date="2026-09-26T00:00:00Z"/>
              </w:rPr>
            </w:pPr>
            <w:ins w:id="2531" w:author="Hossein Batebi" w:date="2026-09-26T00:00:00Z">
              <w:r>
                <w:rPr>
                  <w:rFonts w:ascii="Arial" w:hAnsi="Arial"/>
                  <w:sz w:val="15"/>
                </w:rPr>
                <w:t>Within-receptor captured-class accuracy</w:t>
              </w:r>
            </w:ins>
          </w:p>
        </w:tc>
        <w:tc>
          <w:tcPr>
            <w:tcW w:type="dxa" w:w="1531"/>
          </w:tcPr>
          <w:p>
            <w:pPr>
              <w:rPr>
                <w:ins w:id="2534" w:author="Hossein Batebi" w:date="2026-09-26T00:00:00Z"/>
              </w:rPr>
            </w:pPr>
            <w:ins w:id="2533" w:author="Hossein Batebi" w:date="2026-09-26T00:00:00Z">
              <w:r>
                <w:rPr>
                  <w:rFonts w:ascii="Arial" w:hAnsi="Arial"/>
                  <w:sz w:val="15"/>
                </w:rPr>
                <w:t>34 receptors / 72 units</w:t>
              </w:r>
            </w:ins>
          </w:p>
        </w:tc>
        <w:tc>
          <w:tcPr>
            <w:tcW w:type="dxa" w:w="1531"/>
          </w:tcPr>
          <w:p>
            <w:pPr>
              <w:rPr>
                <w:ins w:id="2536" w:author="Hossein Batebi" w:date="2026-09-26T00:00:00Z"/>
              </w:rPr>
            </w:pPr>
            <w:ins w:id="2535" w:author="Hossein Batebi" w:date="2026-09-26T00:00:00Z">
              <w:r>
                <w:rPr>
                  <w:rFonts w:ascii="Arial" w:hAnsi="Arial"/>
                  <w:sz w:val="15"/>
                </w:rPr>
                <w:t>endpoint geometry</w:t>
              </w:r>
            </w:ins>
          </w:p>
        </w:tc>
        <w:tc>
          <w:tcPr>
            <w:tcW w:type="dxa" w:w="1531"/>
          </w:tcPr>
          <w:p>
            <w:pPr>
              <w:rPr>
                <w:ins w:id="2538" w:author="Hossein Batebi" w:date="2026-09-26T00:00:00Z"/>
              </w:rPr>
            </w:pPr>
            <w:ins w:id="2537" w:author="Hossein Batebi" w:date="2026-09-26T00:00:00Z">
              <w:r>
                <w:rPr>
                  <w:rFonts w:ascii="Arial" w:hAnsi="Arial"/>
                  <w:sz w:val="15"/>
                </w:rPr>
                <w:t>0.556</w:t>
              </w:r>
            </w:ins>
          </w:p>
        </w:tc>
        <w:tc>
          <w:tcPr>
            <w:tcW w:type="dxa" w:w="1531"/>
          </w:tcPr>
          <w:p>
            <w:pPr>
              <w:rPr>
                <w:ins w:id="2540" w:author="Hossein Batebi" w:date="2026-09-26T00:00:00Z"/>
              </w:rPr>
            </w:pPr>
            <w:ins w:id="2539" w:author="Hossein Batebi" w:date="2026-09-26T00:00:00Z">
              <w:r>
                <w:rPr>
                  <w:rFonts w:ascii="Arial" w:hAnsi="Arial"/>
                  <w:sz w:val="15"/>
                </w:rPr>
                <w:t>permutation mean 0.472</w:t>
              </w:r>
            </w:ins>
          </w:p>
        </w:tc>
        <w:tc>
          <w:tcPr>
            <w:tcW w:type="dxa" w:w="1531"/>
          </w:tcPr>
          <w:p>
            <w:pPr>
              <w:rPr>
                <w:ins w:id="2542" w:author="Hossein Batebi" w:date="2026-09-26T00:00:00Z"/>
              </w:rPr>
            </w:pPr>
            <w:ins w:id="2541" w:author="Hossein Batebi" w:date="2026-09-26T00:00:00Z">
              <w:r>
                <w:rPr>
                  <w:rFonts w:ascii="Arial" w:hAnsi="Arial"/>
                  <w:sz w:val="15"/>
                </w:rPr>
                <w:t>P=0.041</w:t>
              </w:r>
            </w:ins>
          </w:p>
        </w:tc>
      </w:tr>
      <w:tr>
        <w:tc>
          <w:tcPr>
            <w:tcW w:type="dxa" w:w="1531"/>
          </w:tcPr>
          <w:p>
            <w:pPr>
              <w:rPr>
                <w:ins w:id="2544" w:author="Hossein Batebi" w:date="2026-09-26T00:00:00Z"/>
              </w:rPr>
            </w:pPr>
            <w:ins w:id="2543" w:author="Hossein Batebi" w:date="2026-09-26T00:00:00Z">
              <w:r>
                <w:rPr>
                  <w:rFonts w:ascii="Arial" w:hAnsi="Arial"/>
                  <w:sz w:val="15"/>
                </w:rPr>
                <w:t>Within-receptor probability margin</w:t>
              </w:r>
            </w:ins>
          </w:p>
        </w:tc>
        <w:tc>
          <w:tcPr>
            <w:tcW w:type="dxa" w:w="1531"/>
          </w:tcPr>
          <w:p>
            <w:pPr>
              <w:rPr>
                <w:ins w:id="2546" w:author="Hossein Batebi" w:date="2026-09-26T00:00:00Z"/>
              </w:rPr>
            </w:pPr>
            <w:ins w:id="2545" w:author="Hossein Batebi" w:date="2026-09-26T00:00:00Z">
              <w:r>
                <w:rPr>
                  <w:rFonts w:ascii="Arial" w:hAnsi="Arial"/>
                  <w:sz w:val="15"/>
                </w:rPr>
                <w:t>34 receptors / 72 units</w:t>
              </w:r>
            </w:ins>
          </w:p>
        </w:tc>
        <w:tc>
          <w:tcPr>
            <w:tcW w:type="dxa" w:w="1531"/>
          </w:tcPr>
          <w:p>
            <w:pPr>
              <w:rPr>
                <w:ins w:id="2548" w:author="Hossein Batebi" w:date="2026-09-26T00:00:00Z"/>
              </w:rPr>
            </w:pPr>
            <w:ins w:id="2547" w:author="Hossein Batebi" w:date="2026-09-26T00:00:00Z">
              <w:r>
                <w:rPr>
                  <w:rFonts w:ascii="Arial" w:hAnsi="Arial"/>
                  <w:sz w:val="15"/>
                </w:rPr>
                <w:t>endpoint geometry</w:t>
              </w:r>
            </w:ins>
          </w:p>
        </w:tc>
        <w:tc>
          <w:tcPr>
            <w:tcW w:type="dxa" w:w="1531"/>
          </w:tcPr>
          <w:p>
            <w:pPr>
              <w:rPr>
                <w:ins w:id="2550" w:author="Hossein Batebi" w:date="2026-09-26T00:00:00Z"/>
              </w:rPr>
            </w:pPr>
            <w:ins w:id="2549" w:author="Hossein Batebi" w:date="2026-09-26T00:00:00Z">
              <w:r>
                <w:rPr>
                  <w:rFonts w:ascii="Arial" w:hAnsi="Arial"/>
                  <w:sz w:val="15"/>
                </w:rPr>
                <w:t>+0.065</w:t>
              </w:r>
            </w:ins>
          </w:p>
        </w:tc>
        <w:tc>
          <w:tcPr>
            <w:tcW w:type="dxa" w:w="1531"/>
          </w:tcPr>
          <w:p>
            <w:pPr>
              <w:rPr>
                <w:ins w:id="2552" w:author="Hossein Batebi" w:date="2026-09-26T00:00:00Z"/>
              </w:rPr>
            </w:pPr>
            <w:ins w:id="2551" w:author="Hossein Batebi" w:date="2026-09-26T00:00:00Z">
              <w:r>
                <w:rPr>
                  <w:rFonts w:ascii="Arial" w:hAnsi="Arial"/>
                  <w:sz w:val="15"/>
                </w:rPr>
                <w:t>permutation mean -0.040</w:t>
              </w:r>
            </w:ins>
          </w:p>
        </w:tc>
        <w:tc>
          <w:tcPr>
            <w:tcW w:type="dxa" w:w="1531"/>
          </w:tcPr>
          <w:p>
            <w:pPr>
              <w:rPr>
                <w:ins w:id="2554" w:author="Hossein Batebi" w:date="2026-09-26T00:00:00Z"/>
              </w:rPr>
            </w:pPr>
            <w:ins w:id="2553" w:author="Hossein Batebi" w:date="2026-09-26T00:00:00Z">
              <w:r>
                <w:rPr>
                  <w:rFonts w:ascii="Arial" w:hAnsi="Arial"/>
                  <w:sz w:val="15"/>
                </w:rPr>
                <w:t>P=0.008</w:t>
              </w:r>
            </w:ins>
          </w:p>
        </w:tc>
      </w:tr>
      <w:tr>
        <w:tc>
          <w:tcPr>
            <w:tcW w:type="dxa" w:w="1531"/>
          </w:tcPr>
          <w:p>
            <w:pPr>
              <w:rPr>
                <w:ins w:id="2556" w:author="Hossein Batebi" w:date="2026-09-26T00:00:00Z"/>
              </w:rPr>
            </w:pPr>
            <w:ins w:id="2555" w:author="Hossein Batebi" w:date="2026-09-26T00:00:00Z">
              <w:r>
                <w:rPr>
                  <w:rFonts w:ascii="Arial" w:hAnsi="Arial"/>
                  <w:sz w:val="15"/>
                </w:rPr>
                <w:t>Deformation cosine same-minus-different</w:t>
              </w:r>
            </w:ins>
          </w:p>
        </w:tc>
        <w:tc>
          <w:tcPr>
            <w:tcW w:type="dxa" w:w="1531"/>
          </w:tcPr>
          <w:p>
            <w:pPr>
              <w:rPr>
                <w:ins w:id="2558" w:author="Hossein Batebi" w:date="2026-09-26T00:00:00Z"/>
              </w:rPr>
            </w:pPr>
            <w:ins w:id="2557" w:author="Hossein Batebi" w:date="2026-09-26T00:00:00Z">
              <w:r>
                <w:rPr>
                  <w:rFonts w:ascii="Arial" w:hAnsi="Arial"/>
                  <w:sz w:val="15"/>
                </w:rPr>
                <w:t>P0_strict</w:t>
              </w:r>
            </w:ins>
          </w:p>
        </w:tc>
        <w:tc>
          <w:tcPr>
            <w:tcW w:type="dxa" w:w="1531"/>
          </w:tcPr>
          <w:p>
            <w:pPr>
              <w:rPr>
                <w:ins w:id="2560" w:author="Hossein Batebi" w:date="2026-09-26T00:00:00Z"/>
              </w:rPr>
            </w:pPr>
            <w:ins w:id="2559" w:author="Hossein Batebi" w:date="2026-09-26T00:00:00Z">
              <w:r>
                <w:rPr>
                  <w:rFonts w:ascii="Arial" w:hAnsi="Arial"/>
                  <w:sz w:val="15"/>
                </w:rPr>
                <w:t>92-feature difference vectors</w:t>
              </w:r>
            </w:ins>
          </w:p>
        </w:tc>
        <w:tc>
          <w:tcPr>
            <w:tcW w:type="dxa" w:w="1531"/>
          </w:tcPr>
          <w:p>
            <w:pPr>
              <w:rPr>
                <w:ins w:id="2562" w:author="Hossein Batebi" w:date="2026-09-26T00:00:00Z"/>
              </w:rPr>
            </w:pPr>
            <w:ins w:id="2561" w:author="Hossein Batebi" w:date="2026-09-26T00:00:00Z">
              <w:r>
                <w:rPr>
                  <w:rFonts w:ascii="Arial" w:hAnsi="Arial"/>
                  <w:sz w:val="15"/>
                </w:rPr>
                <w:t>+0.022</w:t>
              </w:r>
            </w:ins>
          </w:p>
        </w:tc>
        <w:tc>
          <w:tcPr>
            <w:tcW w:type="dxa" w:w="1531"/>
          </w:tcPr>
          <w:p>
            <w:pPr>
              <w:rPr>
                <w:ins w:id="2564" w:author="Hossein Batebi" w:date="2026-09-26T00:00:00Z"/>
              </w:rPr>
            </w:pPr>
            <w:ins w:id="2563" w:author="Hossein Batebi" w:date="2026-09-26T00:00:00Z">
              <w:r>
                <w:rPr>
                  <w:rFonts w:ascii="Arial" w:hAnsi="Arial"/>
                  <w:sz w:val="15"/>
                </w:rPr>
                <w:t>null 95% -0.068 to +0.082</w:t>
              </w:r>
            </w:ins>
          </w:p>
        </w:tc>
        <w:tc>
          <w:tcPr>
            <w:tcW w:type="dxa" w:w="1531"/>
          </w:tcPr>
          <w:p>
            <w:pPr>
              <w:rPr>
                <w:ins w:id="2566" w:author="Hossein Batebi" w:date="2026-09-26T00:00:00Z"/>
              </w:rPr>
            </w:pPr>
            <w:ins w:id="2565" w:author="Hossein Batebi" w:date="2026-09-26T00:00:00Z">
              <w:r>
                <w:rPr>
                  <w:rFonts w:ascii="Arial" w:hAnsi="Arial"/>
                  <w:sz w:val="15"/>
                </w:rPr>
                <w:t>P=0.263</w:t>
              </w:r>
            </w:ins>
          </w:p>
        </w:tc>
      </w:tr>
      <w:tr>
        <w:tc>
          <w:tcPr>
            <w:tcW w:type="dxa" w:w="1531"/>
          </w:tcPr>
          <w:p>
            <w:pPr>
              <w:rPr>
                <w:ins w:id="2568" w:author="Hossein Batebi" w:date="2026-09-26T00:00:00Z"/>
              </w:rPr>
            </w:pPr>
            <w:ins w:id="2567" w:author="Hossein Batebi" w:date="2026-09-26T00:00:00Z">
              <w:r>
                <w:rPr>
                  <w:rFonts w:ascii="Arial" w:hAnsi="Arial"/>
                  <w:sz w:val="15"/>
                </w:rPr>
                <w:t>Deformation cosine same-minus-different</w:t>
              </w:r>
            </w:ins>
          </w:p>
        </w:tc>
        <w:tc>
          <w:tcPr>
            <w:tcW w:type="dxa" w:w="1531"/>
          </w:tcPr>
          <w:p>
            <w:pPr>
              <w:rPr>
                <w:ins w:id="2570" w:author="Hossein Batebi" w:date="2026-09-26T00:00:00Z"/>
              </w:rPr>
            </w:pPr>
            <w:ins w:id="2569" w:author="Hossein Batebi" w:date="2026-09-26T00:00:00Z">
              <w:r>
                <w:rPr>
                  <w:rFonts w:ascii="Arial" w:hAnsi="Arial"/>
                  <w:sz w:val="15"/>
                </w:rPr>
                <w:t>P1_terminal_strict</w:t>
              </w:r>
            </w:ins>
          </w:p>
        </w:tc>
        <w:tc>
          <w:tcPr>
            <w:tcW w:type="dxa" w:w="1531"/>
          </w:tcPr>
          <w:p>
            <w:pPr>
              <w:rPr>
                <w:ins w:id="2572" w:author="Hossein Batebi" w:date="2026-09-26T00:00:00Z"/>
              </w:rPr>
            </w:pPr>
            <w:ins w:id="2571" w:author="Hossein Batebi" w:date="2026-09-26T00:00:00Z">
              <w:r>
                <w:rPr>
                  <w:rFonts w:ascii="Arial" w:hAnsi="Arial"/>
                  <w:sz w:val="15"/>
                </w:rPr>
                <w:t>92-feature difference vectors</w:t>
              </w:r>
            </w:ins>
          </w:p>
        </w:tc>
        <w:tc>
          <w:tcPr>
            <w:tcW w:type="dxa" w:w="1531"/>
          </w:tcPr>
          <w:p>
            <w:pPr>
              <w:rPr>
                <w:ins w:id="2574" w:author="Hossein Batebi" w:date="2026-09-26T00:00:00Z"/>
              </w:rPr>
            </w:pPr>
            <w:ins w:id="2573" w:author="Hossein Batebi" w:date="2026-09-26T00:00:00Z">
              <w:r>
                <w:rPr>
                  <w:rFonts w:ascii="Arial" w:hAnsi="Arial"/>
                  <w:sz w:val="15"/>
                </w:rPr>
                <w:t>+0.035</w:t>
              </w:r>
            </w:ins>
          </w:p>
        </w:tc>
        <w:tc>
          <w:tcPr>
            <w:tcW w:type="dxa" w:w="1531"/>
          </w:tcPr>
          <w:p>
            <w:pPr>
              <w:rPr>
                <w:ins w:id="2576" w:author="Hossein Batebi" w:date="2026-09-26T00:00:00Z"/>
              </w:rPr>
            </w:pPr>
            <w:ins w:id="2575" w:author="Hossein Batebi" w:date="2026-09-26T00:00:00Z">
              <w:r>
                <w:rPr>
                  <w:rFonts w:ascii="Arial" w:hAnsi="Arial"/>
                  <w:sz w:val="15"/>
                </w:rPr>
                <w:t>null 95% -0.052 to +0.065</w:t>
              </w:r>
            </w:ins>
          </w:p>
        </w:tc>
        <w:tc>
          <w:tcPr>
            <w:tcW w:type="dxa" w:w="1531"/>
          </w:tcPr>
          <w:p>
            <w:pPr>
              <w:rPr>
                <w:ins w:id="2578" w:author="Hossein Batebi" w:date="2026-09-26T00:00:00Z"/>
              </w:rPr>
            </w:pPr>
            <w:ins w:id="2577" w:author="Hossein Batebi" w:date="2026-09-26T00:00:00Z">
              <w:r>
                <w:rPr>
                  <w:rFonts w:ascii="Arial" w:hAnsi="Arial"/>
                  <w:sz w:val="15"/>
                </w:rPr>
                <w:t>P=0.120</w:t>
              </w:r>
            </w:ins>
          </w:p>
        </w:tc>
      </w:tr>
    </w:tbl>
    <w:p>
      <w:pPr>
        <w:pStyle w:val="Normal"/>
        <w:rPr>
          <w:ins w:id="2580" w:author="Hossein Batebi" w:date="2026-09-26T00:00:00Z"/>
        </w:rPr>
      </w:pPr>
      <w:ins w:id="2579" w:author="Hossein Batebi" w:date="2026-09-26T00:00:00Z">
        <w:r>
          <w:t>Note. Endpoint geometry was the model designated in advance for coordinate-based captured-class prediction and is the only representation interpreted; no multiplicity adjustment was applied to it. Eight further representations were evaluated on the identical 72 units and the identical within-receptor permutation scheme and are reported here in full for transparency. One-sided permutation P values for the probability margin were: endpoint geometry 0.008; geometry plus new static descriptors 0.094; sequence plus new static descriptors 0.510; all new static descriptors 0.617; contact networks 0.690; mechanical susceptibility 0.719; surface and electrostatics 0.829; missingness only 0.901; sequence only 0.919. Corresponding within-receptor accuracies ranged from 0.403 to 0.556 against a permutation expectation near 0.472. None of the eight additional representations reached two-sided significance. Sequence only is an internal negative control rather than a competing model: because a receptor’s sequence input is identical across its captured-class units, its permutation distribution is degenerate and it reproduces the permutation value exactly (accuracy 0.472, P = 1.000). Complete per-model outputs are supplied in Source Data S15 (within_receptor_multiclass_test.tsv). The same test under sequence-identity-cluster validation is reported in Table S31 and Source Data S16.</w:t>
        </w:r>
      </w:ins>
    </w:p>
    <w:p>
      <w:pPr>
        <w:pStyle w:val="Normal"/>
        <w:rPr>
          <w:ins w:id="2582" w:author="Hossein Batebi" w:date="2026-09-26T00:00:00Z"/>
        </w:rPr>
      </w:pPr>
      <w:ins w:id="2581" w:author="Hossein Batebi" w:date="2026-09-26T00:00:00Z">
        <w:r>
          <w:t>Table S29 | Construct/context audit summary and leading coefficient attributions for endpoint geometry at 50% sequence identity. Coefficients are descriptive fold-averaged absolute model coefficients, not causal feature effects. The construct annotation covers fusion proteins, ICL2-associated ligands, experimental method, resolution, species and ligand type; thermostabilising and other engineered point mutations are not uniformly curated in the deposited metadata and are therefore not annotated, so residual construct confounding cannot be excluded. The coefficient attribution reported here is descriptive and unstable at this sample size: the model is dense, so all 107 features are retained in all five folds and selection frequency is uninformative, and the median sign consistency of coefficients across folds and class contrasts is 0.60. Individual coefficients should not be read as feature effects (Source Data S17).</w:t>
        </w:r>
      </w:ins>
    </w:p>
    <w:tbl>
      <w:tblPr>
        <w:tblW w:type="auto" w:w="0"/>
        <w:tblLook w:firstColumn="1" w:firstRow="1" w:lastColumn="0" w:lastRow="0" w:noHBand="0" w:noVBand="1" w:val="04A0"/>
      </w:tblPr>
      <w:tblGrid>
        <w:gridCol w:w="2296"/>
        <w:gridCol w:w="2296"/>
        <w:gridCol w:w="2296"/>
        <w:gridCol w:w="2296"/>
      </w:tblGrid>
      <w:tr>
        <w:tc>
          <w:tcPr>
            <w:tcW w:type="dxa" w:w="2296"/>
          </w:tcPr>
          <w:p>
            <w:pPr>
              <w:rPr>
                <w:ins w:id="2584" w:author="Hossein Batebi" w:date="2026-09-26T00:00:00Z"/>
              </w:rPr>
            </w:pPr>
            <w:ins w:id="2583" w:author="Hossein Batebi" w:date="2026-09-26T00:00:00Z">
              <w:r>
                <w:rPr>
                  <w:rFonts w:ascii="Arial" w:hAnsi="Arial"/>
                  <w:sz w:val="15"/>
                </w:rPr>
                <w:t>Item</w:t>
              </w:r>
            </w:ins>
          </w:p>
        </w:tc>
        <w:tc>
          <w:tcPr>
            <w:tcW w:type="dxa" w:w="2296"/>
          </w:tcPr>
          <w:p>
            <w:pPr>
              <w:rPr>
                <w:ins w:id="2586" w:author="Hossein Batebi" w:date="2026-09-26T00:00:00Z"/>
              </w:rPr>
            </w:pPr>
            <w:ins w:id="2585" w:author="Hossein Batebi" w:date="2026-09-26T00:00:00Z">
              <w:r>
                <w:rPr>
                  <w:rFonts w:ascii="Arial" w:hAnsi="Arial"/>
                  <w:sz w:val="15"/>
                </w:rPr>
                <w:t>Value</w:t>
              </w:r>
            </w:ins>
          </w:p>
        </w:tc>
        <w:tc>
          <w:tcPr>
            <w:tcW w:type="dxa" w:w="2296"/>
          </w:tcPr>
          <w:p>
            <w:pPr>
              <w:rPr>
                <w:ins w:id="2588" w:author="Hossein Batebi" w:date="2026-09-26T00:00:00Z"/>
              </w:rPr>
            </w:pPr>
            <w:ins w:id="2587" w:author="Hossein Batebi" w:date="2026-09-26T00:00:00Z">
              <w:r>
                <w:rPr>
                  <w:rFonts w:ascii="Arial" w:hAnsi="Arial"/>
                  <w:sz w:val="15"/>
                </w:rPr>
                <w:t>Population</w:t>
              </w:r>
            </w:ins>
          </w:p>
        </w:tc>
        <w:tc>
          <w:tcPr>
            <w:tcW w:type="dxa" w:w="2296"/>
          </w:tcPr>
          <w:p>
            <w:pPr>
              <w:rPr>
                <w:ins w:id="2590" w:author="Hossein Batebi" w:date="2026-09-26T00:00:00Z"/>
              </w:rPr>
            </w:pPr>
            <w:ins w:id="2589" w:author="Hossein Batebi" w:date="2026-09-26T00:00:00Z">
              <w:r>
                <w:rPr>
                  <w:rFonts w:ascii="Arial" w:hAnsi="Arial"/>
                  <w:sz w:val="15"/>
                </w:rPr>
                <w:t>Interpretation</w:t>
              </w:r>
            </w:ins>
          </w:p>
        </w:tc>
      </w:tr>
      <w:tr>
        <w:tc>
          <w:tcPr>
            <w:tcW w:type="dxa" w:w="2296"/>
          </w:tcPr>
          <w:p>
            <w:pPr>
              <w:rPr>
                <w:ins w:id="2592" w:author="Hossein Batebi" w:date="2026-09-26T00:00:00Z"/>
              </w:rPr>
            </w:pPr>
            <w:ins w:id="2591" w:author="Hossein Batebi" w:date="2026-09-26T00:00:00Z">
              <w:r>
                <w:rPr>
                  <w:rFonts w:ascii="Arial" w:hAnsi="Arial"/>
                  <w:sz w:val="15"/>
                </w:rPr>
                <w:t>Construct context: no fusion/ICL2-associated ligand flagged</w:t>
              </w:r>
            </w:ins>
          </w:p>
        </w:tc>
        <w:tc>
          <w:tcPr>
            <w:tcW w:type="dxa" w:w="2296"/>
          </w:tcPr>
          <w:p>
            <w:pPr>
              <w:rPr>
                <w:ins w:id="2594" w:author="Hossein Batebi" w:date="2026-09-26T00:00:00Z"/>
              </w:rPr>
            </w:pPr>
            <w:ins w:id="2593" w:author="Hossein Batebi" w:date="2026-09-26T00:00:00Z">
              <w:r>
                <w:rPr>
                  <w:rFonts w:ascii="Arial" w:hAnsi="Arial"/>
                  <w:sz w:val="15"/>
                </w:rPr>
                <w:t>164</w:t>
              </w:r>
            </w:ins>
          </w:p>
        </w:tc>
        <w:tc>
          <w:tcPr>
            <w:tcW w:type="dxa" w:w="2296"/>
          </w:tcPr>
          <w:p>
            <w:pPr>
              <w:rPr>
                <w:ins w:id="2596" w:author="Hossein Batebi" w:date="2026-09-26T00:00:00Z"/>
              </w:rPr>
            </w:pPr>
            <w:ins w:id="2595" w:author="Hossein Batebi" w:date="2026-09-26T00:00:00Z">
              <w:r>
                <w:rPr>
                  <w:rFonts w:ascii="Arial" w:hAnsi="Arial"/>
                  <w:sz w:val="15"/>
                </w:rPr>
                <w:t>207 bound units</w:t>
              </w:r>
            </w:ins>
          </w:p>
        </w:tc>
        <w:tc>
          <w:tcPr>
            <w:tcW w:type="dxa" w:w="2296"/>
          </w:tcPr>
          <w:p>
            <w:pPr>
              <w:rPr>
                <w:ins w:id="2598" w:author="Hossein Batebi" w:date="2026-09-26T00:00:00Z"/>
              </w:rPr>
            </w:pPr>
            <w:ins w:id="2597" w:author="Hossein Batebi" w:date="2026-09-26T00:00:00Z">
              <w:r>
                <w:rPr>
                  <w:rFonts w:ascii="Arial" w:hAnsi="Arial"/>
                  <w:sz w:val="15"/>
                </w:rPr>
                <w:t>Full unit-level annotation in Source Data S15</w:t>
              </w:r>
            </w:ins>
          </w:p>
        </w:tc>
      </w:tr>
      <w:tr>
        <w:tc>
          <w:tcPr>
            <w:tcW w:type="dxa" w:w="2296"/>
          </w:tcPr>
          <w:p>
            <w:pPr>
              <w:rPr>
                <w:ins w:id="2600" w:author="Hossein Batebi" w:date="2026-09-26T00:00:00Z"/>
              </w:rPr>
            </w:pPr>
            <w:ins w:id="2599" w:author="Hossein Batebi" w:date="2026-09-26T00:00:00Z">
              <w:r>
                <w:rPr>
                  <w:rFonts w:ascii="Arial" w:hAnsi="Arial"/>
                  <w:sz w:val="15"/>
                </w:rPr>
                <w:t>Construct context: fusion</w:t>
              </w:r>
            </w:ins>
          </w:p>
        </w:tc>
        <w:tc>
          <w:tcPr>
            <w:tcW w:type="dxa" w:w="2296"/>
          </w:tcPr>
          <w:p>
            <w:pPr>
              <w:rPr>
                <w:ins w:id="2602" w:author="Hossein Batebi" w:date="2026-09-26T00:00:00Z"/>
              </w:rPr>
            </w:pPr>
            <w:ins w:id="2601" w:author="Hossein Batebi" w:date="2026-09-26T00:00:00Z">
              <w:r>
                <w:rPr>
                  <w:rFonts w:ascii="Arial" w:hAnsi="Arial"/>
                  <w:sz w:val="15"/>
                </w:rPr>
                <w:t>26</w:t>
              </w:r>
            </w:ins>
          </w:p>
        </w:tc>
        <w:tc>
          <w:tcPr>
            <w:tcW w:type="dxa" w:w="2296"/>
          </w:tcPr>
          <w:p>
            <w:pPr>
              <w:rPr>
                <w:ins w:id="2604" w:author="Hossein Batebi" w:date="2026-09-26T00:00:00Z"/>
              </w:rPr>
            </w:pPr>
            <w:ins w:id="2603" w:author="Hossein Batebi" w:date="2026-09-26T00:00:00Z">
              <w:r>
                <w:rPr>
                  <w:rFonts w:ascii="Arial" w:hAnsi="Arial"/>
                  <w:sz w:val="15"/>
                </w:rPr>
                <w:t>207 bound units</w:t>
              </w:r>
            </w:ins>
          </w:p>
        </w:tc>
        <w:tc>
          <w:tcPr>
            <w:tcW w:type="dxa" w:w="2296"/>
          </w:tcPr>
          <w:p>
            <w:pPr>
              <w:rPr>
                <w:ins w:id="2606" w:author="Hossein Batebi" w:date="2026-09-26T00:00:00Z"/>
              </w:rPr>
            </w:pPr>
            <w:ins w:id="2605" w:author="Hossein Batebi" w:date="2026-09-26T00:00:00Z">
              <w:r>
                <w:rPr>
                  <w:rFonts w:ascii="Arial" w:hAnsi="Arial"/>
                  <w:sz w:val="15"/>
                </w:rPr>
                <w:t>Full unit-level annotation in Source Data S15</w:t>
              </w:r>
            </w:ins>
          </w:p>
        </w:tc>
      </w:tr>
      <w:tr>
        <w:tc>
          <w:tcPr>
            <w:tcW w:type="dxa" w:w="2296"/>
          </w:tcPr>
          <w:p>
            <w:pPr>
              <w:rPr>
                <w:ins w:id="2608" w:author="Hossein Batebi" w:date="2026-09-26T00:00:00Z"/>
              </w:rPr>
            </w:pPr>
            <w:ins w:id="2607" w:author="Hossein Batebi" w:date="2026-09-26T00:00:00Z">
              <w:r>
                <w:rPr>
                  <w:rFonts w:ascii="Arial" w:hAnsi="Arial"/>
                  <w:sz w:val="15"/>
                </w:rPr>
                <w:t>Construct context: ICL2-associated ligand</w:t>
              </w:r>
            </w:ins>
          </w:p>
        </w:tc>
        <w:tc>
          <w:tcPr>
            <w:tcW w:type="dxa" w:w="2296"/>
          </w:tcPr>
          <w:p>
            <w:pPr>
              <w:rPr>
                <w:ins w:id="2610" w:author="Hossein Batebi" w:date="2026-09-26T00:00:00Z"/>
              </w:rPr>
            </w:pPr>
            <w:ins w:id="2609" w:author="Hossein Batebi" w:date="2026-09-26T00:00:00Z">
              <w:r>
                <w:rPr>
                  <w:rFonts w:ascii="Arial" w:hAnsi="Arial"/>
                  <w:sz w:val="15"/>
                </w:rPr>
                <w:t>15</w:t>
              </w:r>
            </w:ins>
          </w:p>
        </w:tc>
        <w:tc>
          <w:tcPr>
            <w:tcW w:type="dxa" w:w="2296"/>
          </w:tcPr>
          <w:p>
            <w:pPr>
              <w:rPr>
                <w:ins w:id="2612" w:author="Hossein Batebi" w:date="2026-09-26T00:00:00Z"/>
              </w:rPr>
            </w:pPr>
            <w:ins w:id="2611" w:author="Hossein Batebi" w:date="2026-09-26T00:00:00Z">
              <w:r>
                <w:rPr>
                  <w:rFonts w:ascii="Arial" w:hAnsi="Arial"/>
                  <w:sz w:val="15"/>
                </w:rPr>
                <w:t>207 bound units</w:t>
              </w:r>
            </w:ins>
          </w:p>
        </w:tc>
        <w:tc>
          <w:tcPr>
            <w:tcW w:type="dxa" w:w="2296"/>
          </w:tcPr>
          <w:p>
            <w:pPr>
              <w:rPr>
                <w:ins w:id="2614" w:author="Hossein Batebi" w:date="2026-09-26T00:00:00Z"/>
              </w:rPr>
            </w:pPr>
            <w:ins w:id="2613" w:author="Hossein Batebi" w:date="2026-09-26T00:00:00Z">
              <w:r>
                <w:rPr>
                  <w:rFonts w:ascii="Arial" w:hAnsi="Arial"/>
                  <w:sz w:val="15"/>
                </w:rPr>
                <w:t>Full unit-level annotation in Source Data S15</w:t>
              </w:r>
            </w:ins>
          </w:p>
        </w:tc>
      </w:tr>
      <w:tr>
        <w:tc>
          <w:tcPr>
            <w:tcW w:type="dxa" w:w="2296"/>
          </w:tcPr>
          <w:p>
            <w:pPr>
              <w:rPr>
                <w:ins w:id="2616" w:author="Hossein Batebi" w:date="2026-09-26T00:00:00Z"/>
              </w:rPr>
            </w:pPr>
            <w:ins w:id="2615" w:author="Hossein Batebi" w:date="2026-09-26T00:00:00Z">
              <w:r>
                <w:rPr>
                  <w:rFonts w:ascii="Arial" w:hAnsi="Arial"/>
                  <w:sz w:val="15"/>
                </w:rPr>
                <w:t>Construct context: fusion + ICL2-associated ligand</w:t>
              </w:r>
            </w:ins>
          </w:p>
        </w:tc>
        <w:tc>
          <w:tcPr>
            <w:tcW w:type="dxa" w:w="2296"/>
          </w:tcPr>
          <w:p>
            <w:pPr>
              <w:rPr>
                <w:ins w:id="2618" w:author="Hossein Batebi" w:date="2026-09-26T00:00:00Z"/>
              </w:rPr>
            </w:pPr>
            <w:ins w:id="2617" w:author="Hossein Batebi" w:date="2026-09-26T00:00:00Z">
              <w:r>
                <w:rPr>
                  <w:rFonts w:ascii="Arial" w:hAnsi="Arial"/>
                  <w:sz w:val="15"/>
                </w:rPr>
                <w:t>2</w:t>
              </w:r>
            </w:ins>
          </w:p>
        </w:tc>
        <w:tc>
          <w:tcPr>
            <w:tcW w:type="dxa" w:w="2296"/>
          </w:tcPr>
          <w:p>
            <w:pPr>
              <w:rPr>
                <w:ins w:id="2620" w:author="Hossein Batebi" w:date="2026-09-26T00:00:00Z"/>
              </w:rPr>
            </w:pPr>
            <w:ins w:id="2619" w:author="Hossein Batebi" w:date="2026-09-26T00:00:00Z">
              <w:r>
                <w:rPr>
                  <w:rFonts w:ascii="Arial" w:hAnsi="Arial"/>
                  <w:sz w:val="15"/>
                </w:rPr>
                <w:t>207 bound units</w:t>
              </w:r>
            </w:ins>
          </w:p>
        </w:tc>
        <w:tc>
          <w:tcPr>
            <w:tcW w:type="dxa" w:w="2296"/>
          </w:tcPr>
          <w:p>
            <w:pPr>
              <w:rPr>
                <w:ins w:id="2622" w:author="Hossein Batebi" w:date="2026-09-26T00:00:00Z"/>
              </w:rPr>
            </w:pPr>
            <w:ins w:id="2621" w:author="Hossein Batebi" w:date="2026-09-26T00:00:00Z">
              <w:r>
                <w:rPr>
                  <w:rFonts w:ascii="Arial" w:hAnsi="Arial"/>
                  <w:sz w:val="15"/>
                </w:rPr>
                <w:t>Full unit-level annotation in Source Data S15</w:t>
              </w:r>
            </w:ins>
          </w:p>
        </w:tc>
      </w:tr>
      <w:tr>
        <w:tc>
          <w:tcPr>
            <w:tcW w:type="dxa" w:w="2296"/>
          </w:tcPr>
          <w:p>
            <w:pPr>
              <w:rPr>
                <w:ins w:id="2624" w:author="Hossein Batebi" w:date="2026-09-26T00:00:00Z"/>
              </w:rPr>
            </w:pPr>
            <w:ins w:id="2623" w:author="Hossein Batebi" w:date="2026-09-26T00:00:00Z">
              <w:r>
                <w:rPr>
                  <w:rFonts w:ascii="Arial" w:hAnsi="Arial"/>
                  <w:sz w:val="15"/>
                </w:rPr>
                <w:t>icl2_axis_tm5_angle</w:t>
              </w:r>
            </w:ins>
          </w:p>
        </w:tc>
        <w:tc>
          <w:tcPr>
            <w:tcW w:type="dxa" w:w="2296"/>
          </w:tcPr>
          <w:p>
            <w:pPr>
              <w:rPr>
                <w:ins w:id="2626" w:author="Hossein Batebi" w:date="2026-09-26T00:00:00Z"/>
              </w:rPr>
            </w:pPr>
            <w:ins w:id="2625" w:author="Hossein Batebi" w:date="2026-09-26T00:00:00Z">
              <w:r>
                <w:rPr>
                  <w:rFonts w:ascii="Arial" w:hAnsi="Arial"/>
                  <w:sz w:val="15"/>
                </w:rPr>
                <w:t>0.176</w:t>
              </w:r>
            </w:ins>
          </w:p>
        </w:tc>
        <w:tc>
          <w:tcPr>
            <w:tcW w:type="dxa" w:w="2296"/>
          </w:tcPr>
          <w:p>
            <w:pPr>
              <w:rPr>
                <w:ins w:id="2628" w:author="Hossein Batebi" w:date="2026-09-26T00:00:00Z"/>
              </w:rPr>
            </w:pPr>
            <w:ins w:id="2627" w:author="Hossein Batebi" w:date="2026-09-26T00:00:00Z">
              <w:r>
                <w:rPr>
                  <w:rFonts w:ascii="Arial" w:hAnsi="Arial"/>
                  <w:sz w:val="15"/>
                </w:rPr>
                <w:t>50% identity endpoint geometry</w:t>
              </w:r>
            </w:ins>
          </w:p>
        </w:tc>
        <w:tc>
          <w:tcPr>
            <w:tcW w:type="dxa" w:w="2296"/>
          </w:tcPr>
          <w:p>
            <w:pPr>
              <w:rPr>
                <w:ins w:id="2630" w:author="Hossein Batebi" w:date="2026-09-26T00:00:00Z"/>
              </w:rPr>
            </w:pPr>
            <w:ins w:id="2629" w:author="Hossein Batebi" w:date="2026-09-26T00:00:00Z">
              <w:r>
                <w:rPr>
                  <w:rFonts w:ascii="Arial" w:hAnsi="Arial"/>
                  <w:sz w:val="15"/>
                </w:rPr>
                <w:t>Mean absolute coefficient across folds/classes</w:t>
              </w:r>
            </w:ins>
          </w:p>
        </w:tc>
      </w:tr>
      <w:tr>
        <w:tc>
          <w:tcPr>
            <w:tcW w:type="dxa" w:w="2296"/>
          </w:tcPr>
          <w:p>
            <w:pPr>
              <w:rPr>
                <w:ins w:id="2632" w:author="Hossein Batebi" w:date="2026-09-26T00:00:00Z"/>
              </w:rPr>
            </w:pPr>
            <w:ins w:id="2631" w:author="Hossein Batebi" w:date="2026-09-26T00:00:00Z">
              <w:r>
                <w:rPr>
                  <w:rFonts w:ascii="Arial" w:hAnsi="Arial"/>
                  <w:sz w:val="15"/>
                </w:rPr>
                <w:t>r350_chi1</w:t>
              </w:r>
            </w:ins>
          </w:p>
        </w:tc>
        <w:tc>
          <w:tcPr>
            <w:tcW w:type="dxa" w:w="2296"/>
          </w:tcPr>
          <w:p>
            <w:pPr>
              <w:rPr>
                <w:ins w:id="2634" w:author="Hossein Batebi" w:date="2026-09-26T00:00:00Z"/>
              </w:rPr>
            </w:pPr>
            <w:ins w:id="2633" w:author="Hossein Batebi" w:date="2026-09-26T00:00:00Z">
              <w:r>
                <w:rPr>
                  <w:rFonts w:ascii="Arial" w:hAnsi="Arial"/>
                  <w:sz w:val="15"/>
                </w:rPr>
                <w:t>0.125</w:t>
              </w:r>
            </w:ins>
          </w:p>
        </w:tc>
        <w:tc>
          <w:tcPr>
            <w:tcW w:type="dxa" w:w="2296"/>
          </w:tcPr>
          <w:p>
            <w:pPr>
              <w:rPr>
                <w:ins w:id="2636" w:author="Hossein Batebi" w:date="2026-09-26T00:00:00Z"/>
              </w:rPr>
            </w:pPr>
            <w:ins w:id="2635" w:author="Hossein Batebi" w:date="2026-09-26T00:00:00Z">
              <w:r>
                <w:rPr>
                  <w:rFonts w:ascii="Arial" w:hAnsi="Arial"/>
                  <w:sz w:val="15"/>
                </w:rPr>
                <w:t>50% identity endpoint geometry</w:t>
              </w:r>
            </w:ins>
          </w:p>
        </w:tc>
        <w:tc>
          <w:tcPr>
            <w:tcW w:type="dxa" w:w="2296"/>
          </w:tcPr>
          <w:p>
            <w:pPr>
              <w:rPr>
                <w:ins w:id="2638" w:author="Hossein Batebi" w:date="2026-09-26T00:00:00Z"/>
              </w:rPr>
            </w:pPr>
            <w:ins w:id="2637" w:author="Hossein Batebi" w:date="2026-09-26T00:00:00Z">
              <w:r>
                <w:rPr>
                  <w:rFonts w:ascii="Arial" w:hAnsi="Arial"/>
                  <w:sz w:val="15"/>
                </w:rPr>
                <w:t>Mean absolute coefficient across folds/classes</w:t>
              </w:r>
            </w:ins>
          </w:p>
        </w:tc>
      </w:tr>
      <w:tr>
        <w:tc>
          <w:tcPr>
            <w:tcW w:type="dxa" w:w="2296"/>
          </w:tcPr>
          <w:p>
            <w:pPr>
              <w:rPr>
                <w:ins w:id="2640" w:author="Hossein Batebi" w:date="2026-09-26T00:00:00Z"/>
              </w:rPr>
            </w:pPr>
            <w:ins w:id="2639" w:author="Hossein Batebi" w:date="2026-09-26T00:00:00Z">
              <w:r>
                <w:rPr>
                  <w:rFonts w:ascii="Arial" w:hAnsi="Arial"/>
                  <w:sz w:val="15"/>
                </w:rPr>
                <w:t>cwxp_647_650_distance</w:t>
              </w:r>
            </w:ins>
          </w:p>
        </w:tc>
        <w:tc>
          <w:tcPr>
            <w:tcW w:type="dxa" w:w="2296"/>
          </w:tcPr>
          <w:p>
            <w:pPr>
              <w:rPr>
                <w:ins w:id="2642" w:author="Hossein Batebi" w:date="2026-09-26T00:00:00Z"/>
              </w:rPr>
            </w:pPr>
            <w:ins w:id="2641" w:author="Hossein Batebi" w:date="2026-09-26T00:00:00Z">
              <w:r>
                <w:rPr>
                  <w:rFonts w:ascii="Arial" w:hAnsi="Arial"/>
                  <w:sz w:val="15"/>
                </w:rPr>
                <w:t>0.122</w:t>
              </w:r>
            </w:ins>
          </w:p>
        </w:tc>
        <w:tc>
          <w:tcPr>
            <w:tcW w:type="dxa" w:w="2296"/>
          </w:tcPr>
          <w:p>
            <w:pPr>
              <w:rPr>
                <w:ins w:id="2644" w:author="Hossein Batebi" w:date="2026-09-26T00:00:00Z"/>
              </w:rPr>
            </w:pPr>
            <w:ins w:id="2643" w:author="Hossein Batebi" w:date="2026-09-26T00:00:00Z">
              <w:r>
                <w:rPr>
                  <w:rFonts w:ascii="Arial" w:hAnsi="Arial"/>
                  <w:sz w:val="15"/>
                </w:rPr>
                <w:t>50% identity endpoint geometry</w:t>
              </w:r>
            </w:ins>
          </w:p>
        </w:tc>
        <w:tc>
          <w:tcPr>
            <w:tcW w:type="dxa" w:w="2296"/>
          </w:tcPr>
          <w:p>
            <w:pPr>
              <w:rPr>
                <w:ins w:id="2646" w:author="Hossein Batebi" w:date="2026-09-26T00:00:00Z"/>
              </w:rPr>
            </w:pPr>
            <w:ins w:id="2645" w:author="Hossein Batebi" w:date="2026-09-26T00:00:00Z">
              <w:r>
                <w:rPr>
                  <w:rFonts w:ascii="Arial" w:hAnsi="Arial"/>
                  <w:sz w:val="15"/>
                </w:rPr>
                <w:t>Mean absolute coefficient across folds/classes</w:t>
              </w:r>
            </w:ins>
          </w:p>
        </w:tc>
      </w:tr>
      <w:tr>
        <w:tc>
          <w:tcPr>
            <w:tcW w:type="dxa" w:w="2296"/>
          </w:tcPr>
          <w:p>
            <w:pPr>
              <w:rPr>
                <w:ins w:id="2648" w:author="Hossein Batebi" w:date="2026-09-26T00:00:00Z"/>
              </w:rPr>
            </w:pPr>
            <w:ins w:id="2647" w:author="Hossein Batebi" w:date="2026-09-26T00:00:00Z">
              <w:r>
                <w:rPr>
                  <w:rFonts w:ascii="Arial" w:hAnsi="Arial"/>
                  <w:sz w:val="15"/>
                </w:rPr>
                <w:t>tm5_axis_tm3_angle</w:t>
              </w:r>
            </w:ins>
          </w:p>
        </w:tc>
        <w:tc>
          <w:tcPr>
            <w:tcW w:type="dxa" w:w="2296"/>
          </w:tcPr>
          <w:p>
            <w:pPr>
              <w:rPr>
                <w:ins w:id="2650" w:author="Hossein Batebi" w:date="2026-09-26T00:00:00Z"/>
              </w:rPr>
            </w:pPr>
            <w:ins w:id="2649" w:author="Hossein Batebi" w:date="2026-09-26T00:00:00Z">
              <w:r>
                <w:rPr>
                  <w:rFonts w:ascii="Arial" w:hAnsi="Arial"/>
                  <w:sz w:val="15"/>
                </w:rPr>
                <w:t>0.116</w:t>
              </w:r>
            </w:ins>
          </w:p>
        </w:tc>
        <w:tc>
          <w:tcPr>
            <w:tcW w:type="dxa" w:w="2296"/>
          </w:tcPr>
          <w:p>
            <w:pPr>
              <w:rPr>
                <w:ins w:id="2652" w:author="Hossein Batebi" w:date="2026-09-26T00:00:00Z"/>
              </w:rPr>
            </w:pPr>
            <w:ins w:id="2651" w:author="Hossein Batebi" w:date="2026-09-26T00:00:00Z">
              <w:r>
                <w:rPr>
                  <w:rFonts w:ascii="Arial" w:hAnsi="Arial"/>
                  <w:sz w:val="15"/>
                </w:rPr>
                <w:t>50% identity endpoint geometry</w:t>
              </w:r>
            </w:ins>
          </w:p>
        </w:tc>
        <w:tc>
          <w:tcPr>
            <w:tcW w:type="dxa" w:w="2296"/>
          </w:tcPr>
          <w:p>
            <w:pPr>
              <w:rPr>
                <w:ins w:id="2654" w:author="Hossein Batebi" w:date="2026-09-26T00:00:00Z"/>
              </w:rPr>
            </w:pPr>
            <w:ins w:id="2653" w:author="Hossein Batebi" w:date="2026-09-26T00:00:00Z">
              <w:r>
                <w:rPr>
                  <w:rFonts w:ascii="Arial" w:hAnsi="Arial"/>
                  <w:sz w:val="15"/>
                </w:rPr>
                <w:t>Mean absolute coefficient across folds/classes</w:t>
              </w:r>
            </w:ins>
          </w:p>
        </w:tc>
      </w:tr>
      <w:tr>
        <w:tc>
          <w:tcPr>
            <w:tcW w:type="dxa" w:w="2296"/>
          </w:tcPr>
          <w:p>
            <w:pPr>
              <w:rPr>
                <w:ins w:id="2656" w:author="Hossein Batebi" w:date="2026-09-26T00:00:00Z"/>
              </w:rPr>
            </w:pPr>
            <w:ins w:id="2655" w:author="Hossein Batebi" w:date="2026-09-26T00:00:00Z">
              <w:r>
                <w:rPr>
                  <w:rFonts w:ascii="Arial" w:hAnsi="Arial"/>
                  <w:sz w:val="15"/>
                </w:rPr>
                <w:t>icl2_longest_helix</w:t>
              </w:r>
            </w:ins>
          </w:p>
        </w:tc>
        <w:tc>
          <w:tcPr>
            <w:tcW w:type="dxa" w:w="2296"/>
          </w:tcPr>
          <w:p>
            <w:pPr>
              <w:rPr>
                <w:ins w:id="2658" w:author="Hossein Batebi" w:date="2026-09-26T00:00:00Z"/>
              </w:rPr>
            </w:pPr>
            <w:ins w:id="2657" w:author="Hossein Batebi" w:date="2026-09-26T00:00:00Z">
              <w:r>
                <w:rPr>
                  <w:rFonts w:ascii="Arial" w:hAnsi="Arial"/>
                  <w:sz w:val="15"/>
                </w:rPr>
                <w:t>0.112</w:t>
              </w:r>
            </w:ins>
          </w:p>
        </w:tc>
        <w:tc>
          <w:tcPr>
            <w:tcW w:type="dxa" w:w="2296"/>
          </w:tcPr>
          <w:p>
            <w:pPr>
              <w:rPr>
                <w:ins w:id="2660" w:author="Hossein Batebi" w:date="2026-09-26T00:00:00Z"/>
              </w:rPr>
            </w:pPr>
            <w:ins w:id="2659" w:author="Hossein Batebi" w:date="2026-09-26T00:00:00Z">
              <w:r>
                <w:rPr>
                  <w:rFonts w:ascii="Arial" w:hAnsi="Arial"/>
                  <w:sz w:val="15"/>
                </w:rPr>
                <w:t>50% identity endpoint geometry</w:t>
              </w:r>
            </w:ins>
          </w:p>
        </w:tc>
        <w:tc>
          <w:tcPr>
            <w:tcW w:type="dxa" w:w="2296"/>
          </w:tcPr>
          <w:p>
            <w:pPr>
              <w:rPr>
                <w:ins w:id="2662" w:author="Hossein Batebi" w:date="2026-09-26T00:00:00Z"/>
              </w:rPr>
            </w:pPr>
            <w:ins w:id="2661" w:author="Hossein Batebi" w:date="2026-09-26T00:00:00Z">
              <w:r>
                <w:rPr>
                  <w:rFonts w:ascii="Arial" w:hAnsi="Arial"/>
                  <w:sz w:val="15"/>
                </w:rPr>
                <w:t>Mean absolute coefficient across folds/classes</w:t>
              </w:r>
            </w:ins>
          </w:p>
        </w:tc>
      </w:tr>
      <w:tr>
        <w:tc>
          <w:tcPr>
            <w:tcW w:type="dxa" w:w="2296"/>
          </w:tcPr>
          <w:p>
            <w:pPr>
              <w:rPr>
                <w:ins w:id="2664" w:author="Hossein Batebi" w:date="2026-09-26T00:00:00Z"/>
              </w:rPr>
            </w:pPr>
            <w:ins w:id="2663" w:author="Hossein Batebi" w:date="2026-09-26T00:00:00Z">
              <w:r>
                <w:rPr>
                  <w:rFonts w:ascii="Arial" w:hAnsi="Arial"/>
                  <w:sz w:val="15"/>
                </w:rPr>
                <w:t>sodium_d250_s746_distance</w:t>
              </w:r>
            </w:ins>
          </w:p>
        </w:tc>
        <w:tc>
          <w:tcPr>
            <w:tcW w:type="dxa" w:w="2296"/>
          </w:tcPr>
          <w:p>
            <w:pPr>
              <w:rPr>
                <w:ins w:id="2666" w:author="Hossein Batebi" w:date="2026-09-26T00:00:00Z"/>
              </w:rPr>
            </w:pPr>
            <w:ins w:id="2665" w:author="Hossein Batebi" w:date="2026-09-26T00:00:00Z">
              <w:r>
                <w:rPr>
                  <w:rFonts w:ascii="Arial" w:hAnsi="Arial"/>
                  <w:sz w:val="15"/>
                </w:rPr>
                <w:t>0.109</w:t>
              </w:r>
            </w:ins>
          </w:p>
        </w:tc>
        <w:tc>
          <w:tcPr>
            <w:tcW w:type="dxa" w:w="2296"/>
          </w:tcPr>
          <w:p>
            <w:pPr>
              <w:rPr>
                <w:ins w:id="2668" w:author="Hossein Batebi" w:date="2026-09-26T00:00:00Z"/>
              </w:rPr>
            </w:pPr>
            <w:ins w:id="2667" w:author="Hossein Batebi" w:date="2026-09-26T00:00:00Z">
              <w:r>
                <w:rPr>
                  <w:rFonts w:ascii="Arial" w:hAnsi="Arial"/>
                  <w:sz w:val="15"/>
                </w:rPr>
                <w:t>50% identity endpoint geometry</w:t>
              </w:r>
            </w:ins>
          </w:p>
        </w:tc>
        <w:tc>
          <w:tcPr>
            <w:tcW w:type="dxa" w:w="2296"/>
          </w:tcPr>
          <w:p>
            <w:pPr>
              <w:rPr>
                <w:ins w:id="2670" w:author="Hossein Batebi" w:date="2026-09-26T00:00:00Z"/>
              </w:rPr>
            </w:pPr>
            <w:ins w:id="2669" w:author="Hossein Batebi" w:date="2026-09-26T00:00:00Z">
              <w:r>
                <w:rPr>
                  <w:rFonts w:ascii="Arial" w:hAnsi="Arial"/>
                  <w:sz w:val="15"/>
                </w:rPr>
                <w:t>Mean absolute coefficient across folds/classes</w:t>
              </w:r>
            </w:ins>
          </w:p>
        </w:tc>
      </w:tr>
      <w:tr>
        <w:tc>
          <w:tcPr>
            <w:tcW w:type="dxa" w:w="2296"/>
          </w:tcPr>
          <w:p>
            <w:pPr>
              <w:rPr>
                <w:ins w:id="2672" w:author="Hossein Batebi" w:date="2026-09-26T00:00:00Z"/>
              </w:rPr>
            </w:pPr>
            <w:ins w:id="2671" w:author="Hossein Batebi" w:date="2026-09-26T00:00:00Z">
              <w:r>
                <w:rPr>
                  <w:rFonts w:ascii="Arial" w:hAnsi="Arial"/>
                  <w:sz w:val="15"/>
                </w:rPr>
                <w:t>w648_chi2</w:t>
              </w:r>
            </w:ins>
          </w:p>
        </w:tc>
        <w:tc>
          <w:tcPr>
            <w:tcW w:type="dxa" w:w="2296"/>
          </w:tcPr>
          <w:p>
            <w:pPr>
              <w:rPr>
                <w:ins w:id="2674" w:author="Hossein Batebi" w:date="2026-09-26T00:00:00Z"/>
              </w:rPr>
            </w:pPr>
            <w:ins w:id="2673" w:author="Hossein Batebi" w:date="2026-09-26T00:00:00Z">
              <w:r>
                <w:rPr>
                  <w:rFonts w:ascii="Arial" w:hAnsi="Arial"/>
                  <w:sz w:val="15"/>
                </w:rPr>
                <w:t>0.106</w:t>
              </w:r>
            </w:ins>
          </w:p>
        </w:tc>
        <w:tc>
          <w:tcPr>
            <w:tcW w:type="dxa" w:w="2296"/>
          </w:tcPr>
          <w:p>
            <w:pPr>
              <w:rPr>
                <w:ins w:id="2676" w:author="Hossein Batebi" w:date="2026-09-26T00:00:00Z"/>
              </w:rPr>
            </w:pPr>
            <w:ins w:id="2675" w:author="Hossein Batebi" w:date="2026-09-26T00:00:00Z">
              <w:r>
                <w:rPr>
                  <w:rFonts w:ascii="Arial" w:hAnsi="Arial"/>
                  <w:sz w:val="15"/>
                </w:rPr>
                <w:t>50% identity endpoint geometry</w:t>
              </w:r>
            </w:ins>
          </w:p>
        </w:tc>
        <w:tc>
          <w:tcPr>
            <w:tcW w:type="dxa" w:w="2296"/>
          </w:tcPr>
          <w:p>
            <w:pPr>
              <w:rPr>
                <w:ins w:id="2678" w:author="Hossein Batebi" w:date="2026-09-26T00:00:00Z"/>
              </w:rPr>
            </w:pPr>
            <w:ins w:id="2677" w:author="Hossein Batebi" w:date="2026-09-26T00:00:00Z">
              <w:r>
                <w:rPr>
                  <w:rFonts w:ascii="Arial" w:hAnsi="Arial"/>
                  <w:sz w:val="15"/>
                </w:rPr>
                <w:t>Mean absolute coefficient across folds/classes</w:t>
              </w:r>
            </w:ins>
          </w:p>
        </w:tc>
      </w:tr>
      <w:tr>
        <w:tc>
          <w:tcPr>
            <w:tcW w:type="dxa" w:w="2296"/>
          </w:tcPr>
          <w:p>
            <w:pPr>
              <w:rPr>
                <w:ins w:id="2680" w:author="Hossein Batebi" w:date="2026-09-26T00:00:00Z"/>
              </w:rPr>
            </w:pPr>
            <w:ins w:id="2679" w:author="Hossein Batebi" w:date="2026-09-26T00:00:00Z">
              <w:r>
                <w:rPr>
                  <w:rFonts w:ascii="Arial" w:hAnsi="Arial"/>
                  <w:sz w:val="15"/>
                </w:rPr>
                <w:t>icl2_mean_phi</w:t>
              </w:r>
            </w:ins>
          </w:p>
        </w:tc>
        <w:tc>
          <w:tcPr>
            <w:tcW w:type="dxa" w:w="2296"/>
          </w:tcPr>
          <w:p>
            <w:pPr>
              <w:rPr>
                <w:ins w:id="2682" w:author="Hossein Batebi" w:date="2026-09-26T00:00:00Z"/>
              </w:rPr>
            </w:pPr>
            <w:ins w:id="2681" w:author="Hossein Batebi" w:date="2026-09-26T00:00:00Z">
              <w:r>
                <w:rPr>
                  <w:rFonts w:ascii="Arial" w:hAnsi="Arial"/>
                  <w:sz w:val="15"/>
                </w:rPr>
                <w:t>0.099</w:t>
              </w:r>
            </w:ins>
          </w:p>
        </w:tc>
        <w:tc>
          <w:tcPr>
            <w:tcW w:type="dxa" w:w="2296"/>
          </w:tcPr>
          <w:p>
            <w:pPr>
              <w:rPr>
                <w:ins w:id="2684" w:author="Hossein Batebi" w:date="2026-09-26T00:00:00Z"/>
              </w:rPr>
            </w:pPr>
            <w:ins w:id="2683" w:author="Hossein Batebi" w:date="2026-09-26T00:00:00Z">
              <w:r>
                <w:rPr>
                  <w:rFonts w:ascii="Arial" w:hAnsi="Arial"/>
                  <w:sz w:val="15"/>
                </w:rPr>
                <w:t>50% identity endpoint geometry</w:t>
              </w:r>
            </w:ins>
          </w:p>
        </w:tc>
        <w:tc>
          <w:tcPr>
            <w:tcW w:type="dxa" w:w="2296"/>
          </w:tcPr>
          <w:p>
            <w:pPr>
              <w:rPr>
                <w:ins w:id="2686" w:author="Hossein Batebi" w:date="2026-09-26T00:00:00Z"/>
              </w:rPr>
            </w:pPr>
            <w:ins w:id="2685" w:author="Hossein Batebi" w:date="2026-09-26T00:00:00Z">
              <w:r>
                <w:rPr>
                  <w:rFonts w:ascii="Arial" w:hAnsi="Arial"/>
                  <w:sz w:val="15"/>
                </w:rPr>
                <w:t>Mean absolute coefficient across folds/classes</w:t>
              </w:r>
            </w:ins>
          </w:p>
        </w:tc>
      </w:tr>
      <w:tr>
        <w:tc>
          <w:tcPr>
            <w:tcW w:type="dxa" w:w="2296"/>
          </w:tcPr>
          <w:p>
            <w:pPr>
              <w:rPr>
                <w:ins w:id="2688" w:author="Hossein Batebi" w:date="2026-09-26T00:00:00Z"/>
              </w:rPr>
            </w:pPr>
            <w:ins w:id="2687" w:author="Hossein Batebi" w:date="2026-09-26T00:00:00Z">
              <w:r>
                <w:rPr>
                  <w:rFonts w:ascii="Arial" w:hAnsi="Arial"/>
                  <w:sz w:val="15"/>
                </w:rPr>
                <w:t>position_644_chi2</w:t>
              </w:r>
            </w:ins>
          </w:p>
        </w:tc>
        <w:tc>
          <w:tcPr>
            <w:tcW w:type="dxa" w:w="2296"/>
          </w:tcPr>
          <w:p>
            <w:pPr>
              <w:rPr>
                <w:ins w:id="2690" w:author="Hossein Batebi" w:date="2026-09-26T00:00:00Z"/>
              </w:rPr>
            </w:pPr>
            <w:ins w:id="2689" w:author="Hossein Batebi" w:date="2026-09-26T00:00:00Z">
              <w:r>
                <w:rPr>
                  <w:rFonts w:ascii="Arial" w:hAnsi="Arial"/>
                  <w:sz w:val="15"/>
                </w:rPr>
                <w:t>0.097</w:t>
              </w:r>
            </w:ins>
          </w:p>
        </w:tc>
        <w:tc>
          <w:tcPr>
            <w:tcW w:type="dxa" w:w="2296"/>
          </w:tcPr>
          <w:p>
            <w:pPr>
              <w:rPr>
                <w:ins w:id="2692" w:author="Hossein Batebi" w:date="2026-09-26T00:00:00Z"/>
              </w:rPr>
            </w:pPr>
            <w:ins w:id="2691" w:author="Hossein Batebi" w:date="2026-09-26T00:00:00Z">
              <w:r>
                <w:rPr>
                  <w:rFonts w:ascii="Arial" w:hAnsi="Arial"/>
                  <w:sz w:val="15"/>
                </w:rPr>
                <w:t>50% identity endpoint geometry</w:t>
              </w:r>
            </w:ins>
          </w:p>
        </w:tc>
        <w:tc>
          <w:tcPr>
            <w:tcW w:type="dxa" w:w="2296"/>
          </w:tcPr>
          <w:p>
            <w:pPr>
              <w:rPr>
                <w:ins w:id="2694" w:author="Hossein Batebi" w:date="2026-09-26T00:00:00Z"/>
              </w:rPr>
            </w:pPr>
            <w:ins w:id="2693" w:author="Hossein Batebi" w:date="2026-09-26T00:00:00Z">
              <w:r>
                <w:rPr>
                  <w:rFonts w:ascii="Arial" w:hAnsi="Arial"/>
                  <w:sz w:val="15"/>
                </w:rPr>
                <w:t>Mean absolute coefficient across folds/classes</w:t>
              </w:r>
            </w:ins>
          </w:p>
        </w:tc>
      </w:tr>
      <w:tr>
        <w:tc>
          <w:tcPr>
            <w:tcW w:type="dxa" w:w="2296"/>
          </w:tcPr>
          <w:p>
            <w:pPr>
              <w:rPr>
                <w:ins w:id="2696" w:author="Hossein Batebi" w:date="2026-09-26T00:00:00Z"/>
              </w:rPr>
            </w:pPr>
            <w:ins w:id="2695" w:author="Hossein Batebi" w:date="2026-09-26T00:00:00Z">
              <w:r>
                <w:rPr>
                  <w:rFonts w:ascii="Arial" w:hAnsi="Arial"/>
                  <w:sz w:val="15"/>
                </w:rPr>
                <w:t>icl2_centroid_to_tm7_753</w:t>
              </w:r>
            </w:ins>
          </w:p>
        </w:tc>
        <w:tc>
          <w:tcPr>
            <w:tcW w:type="dxa" w:w="2296"/>
          </w:tcPr>
          <w:p>
            <w:pPr>
              <w:rPr>
                <w:ins w:id="2698" w:author="Hossein Batebi" w:date="2026-09-26T00:00:00Z"/>
              </w:rPr>
            </w:pPr>
            <w:ins w:id="2697" w:author="Hossein Batebi" w:date="2026-09-26T00:00:00Z">
              <w:r>
                <w:rPr>
                  <w:rFonts w:ascii="Arial" w:hAnsi="Arial"/>
                  <w:sz w:val="15"/>
                </w:rPr>
                <w:t>0.095</w:t>
              </w:r>
            </w:ins>
          </w:p>
        </w:tc>
        <w:tc>
          <w:tcPr>
            <w:tcW w:type="dxa" w:w="2296"/>
          </w:tcPr>
          <w:p>
            <w:pPr>
              <w:rPr>
                <w:ins w:id="2700" w:author="Hossein Batebi" w:date="2026-09-26T00:00:00Z"/>
              </w:rPr>
            </w:pPr>
            <w:ins w:id="2699" w:author="Hossein Batebi" w:date="2026-09-26T00:00:00Z">
              <w:r>
                <w:rPr>
                  <w:rFonts w:ascii="Arial" w:hAnsi="Arial"/>
                  <w:sz w:val="15"/>
                </w:rPr>
                <w:t>50% identity endpoint geometry</w:t>
              </w:r>
            </w:ins>
          </w:p>
        </w:tc>
        <w:tc>
          <w:tcPr>
            <w:tcW w:type="dxa" w:w="2296"/>
          </w:tcPr>
          <w:p>
            <w:pPr>
              <w:rPr>
                <w:ins w:id="2702" w:author="Hossein Batebi" w:date="2026-09-26T00:00:00Z"/>
              </w:rPr>
            </w:pPr>
            <w:ins w:id="2701" w:author="Hossein Batebi" w:date="2026-09-26T00:00:00Z">
              <w:r>
                <w:rPr>
                  <w:rFonts w:ascii="Arial" w:hAnsi="Arial"/>
                  <w:sz w:val="15"/>
                </w:rPr>
                <w:t>Mean absolute coefficient across folds/classes</w:t>
              </w:r>
            </w:ins>
          </w:p>
        </w:tc>
      </w:tr>
      <w:tr>
        <w:tc>
          <w:tcPr>
            <w:tcW w:type="dxa" w:w="2296"/>
          </w:tcPr>
          <w:p>
            <w:pPr>
              <w:rPr>
                <w:ins w:id="2704" w:author="Hossein Batebi" w:date="2026-09-26T00:00:00Z"/>
              </w:rPr>
            </w:pPr>
            <w:ins w:id="2703" w:author="Hossein Batebi" w:date="2026-09-26T00:00:00Z">
              <w:r>
                <w:rPr>
                  <w:rFonts w:ascii="Arial" w:hAnsi="Arial"/>
                  <w:sz w:val="15"/>
                </w:rPr>
                <w:t>icl2_end_to_end_distance</w:t>
              </w:r>
            </w:ins>
          </w:p>
        </w:tc>
        <w:tc>
          <w:tcPr>
            <w:tcW w:type="dxa" w:w="2296"/>
          </w:tcPr>
          <w:p>
            <w:pPr>
              <w:rPr>
                <w:ins w:id="2706" w:author="Hossein Batebi" w:date="2026-09-26T00:00:00Z"/>
              </w:rPr>
            </w:pPr>
            <w:ins w:id="2705" w:author="Hossein Batebi" w:date="2026-09-26T00:00:00Z">
              <w:r>
                <w:rPr>
                  <w:rFonts w:ascii="Arial" w:hAnsi="Arial"/>
                  <w:sz w:val="15"/>
                </w:rPr>
                <w:t>0.090</w:t>
              </w:r>
            </w:ins>
          </w:p>
        </w:tc>
        <w:tc>
          <w:tcPr>
            <w:tcW w:type="dxa" w:w="2296"/>
          </w:tcPr>
          <w:p>
            <w:pPr>
              <w:rPr>
                <w:ins w:id="2708" w:author="Hossein Batebi" w:date="2026-09-26T00:00:00Z"/>
              </w:rPr>
            </w:pPr>
            <w:ins w:id="2707" w:author="Hossein Batebi" w:date="2026-09-26T00:00:00Z">
              <w:r>
                <w:rPr>
                  <w:rFonts w:ascii="Arial" w:hAnsi="Arial"/>
                  <w:sz w:val="15"/>
                </w:rPr>
                <w:t>50% identity endpoint geometry</w:t>
              </w:r>
            </w:ins>
          </w:p>
        </w:tc>
        <w:tc>
          <w:tcPr>
            <w:tcW w:type="dxa" w:w="2296"/>
          </w:tcPr>
          <w:p>
            <w:pPr>
              <w:rPr>
                <w:ins w:id="2710" w:author="Hossein Batebi" w:date="2026-09-26T00:00:00Z"/>
              </w:rPr>
            </w:pPr>
            <w:ins w:id="2709" w:author="Hossein Batebi" w:date="2026-09-26T00:00:00Z">
              <w:r>
                <w:rPr>
                  <w:rFonts w:ascii="Arial" w:hAnsi="Arial"/>
                  <w:sz w:val="15"/>
                </w:rPr>
                <w:t>Mean absolute coefficient across folds/classes</w:t>
              </w:r>
            </w:ins>
          </w:p>
        </w:tc>
      </w:tr>
      <w:tr>
        <w:tc>
          <w:tcPr>
            <w:tcW w:type="dxa" w:w="2296"/>
          </w:tcPr>
          <w:p>
            <w:pPr>
              <w:rPr>
                <w:ins w:id="2712" w:author="Hossein Batebi" w:date="2026-09-26T00:00:00Z"/>
              </w:rPr>
            </w:pPr>
            <w:ins w:id="2711" w:author="Hossein Batebi" w:date="2026-09-26T00:00:00Z">
              <w:r>
                <w:rPr>
                  <w:rFonts w:ascii="Arial" w:hAnsi="Arial"/>
                  <w:sz w:val="15"/>
                </w:rPr>
                <w:t>r350_chi2</w:t>
              </w:r>
            </w:ins>
          </w:p>
        </w:tc>
        <w:tc>
          <w:tcPr>
            <w:tcW w:type="dxa" w:w="2296"/>
          </w:tcPr>
          <w:p>
            <w:pPr>
              <w:rPr>
                <w:ins w:id="2714" w:author="Hossein Batebi" w:date="2026-09-26T00:00:00Z"/>
              </w:rPr>
            </w:pPr>
            <w:ins w:id="2713" w:author="Hossein Batebi" w:date="2026-09-26T00:00:00Z">
              <w:r>
                <w:rPr>
                  <w:rFonts w:ascii="Arial" w:hAnsi="Arial"/>
                  <w:sz w:val="15"/>
                </w:rPr>
                <w:t>0.089</w:t>
              </w:r>
            </w:ins>
          </w:p>
        </w:tc>
        <w:tc>
          <w:tcPr>
            <w:tcW w:type="dxa" w:w="2296"/>
          </w:tcPr>
          <w:p>
            <w:pPr>
              <w:rPr>
                <w:ins w:id="2716" w:author="Hossein Batebi" w:date="2026-09-26T00:00:00Z"/>
              </w:rPr>
            </w:pPr>
            <w:ins w:id="2715" w:author="Hossein Batebi" w:date="2026-09-26T00:00:00Z">
              <w:r>
                <w:rPr>
                  <w:rFonts w:ascii="Arial" w:hAnsi="Arial"/>
                  <w:sz w:val="15"/>
                </w:rPr>
                <w:t>50% identity endpoint geometry</w:t>
              </w:r>
            </w:ins>
          </w:p>
        </w:tc>
        <w:tc>
          <w:tcPr>
            <w:tcW w:type="dxa" w:w="2296"/>
          </w:tcPr>
          <w:p>
            <w:pPr>
              <w:rPr>
                <w:ins w:id="2718" w:author="Hossein Batebi" w:date="2026-09-26T00:00:00Z"/>
              </w:rPr>
            </w:pPr>
            <w:ins w:id="2717" w:author="Hossein Batebi" w:date="2026-09-26T00:00:00Z">
              <w:r>
                <w:rPr>
                  <w:rFonts w:ascii="Arial" w:hAnsi="Arial"/>
                  <w:sz w:val="15"/>
                </w:rPr>
                <w:t>Mean absolute coefficient across folds/classes</w:t>
              </w:r>
            </w:ins>
          </w:p>
        </w:tc>
      </w:tr>
    </w:tbl>
    <w:p>
      <w:pPr>
        <w:pStyle w:val="Normal"/>
        <w:rPr>
          <w:ins w:id="2720" w:author="Hossein Batebi" w:date="2026-09-26T00:00:00Z"/>
        </w:rPr>
      </w:pPr>
      <w:ins w:id="2719" w:author="Hossein Batebi" w:date="2026-09-26T00:00:00Z">
        <w:r>
          <w:t>Table S30 | The 28 directly mapped structural units (25 receptors) whose captured G protein family is not supported in the frozen Hauser et al. (2022) common coupling map.</w:t>
        </w:r>
      </w:ins>
    </w:p>
    <w:tbl>
      <w:tblPr>
        <w:tblW w:type="auto" w:w="0"/>
        <w:tblLook w:firstColumn="1" w:firstRow="1" w:lastColumn="0" w:lastRow="0" w:noHBand="0" w:noVBand="1" w:val="04A0"/>
      </w:tblPr>
      <w:tblGrid>
        <w:gridCol w:w="2296"/>
        <w:gridCol w:w="2296"/>
        <w:gridCol w:w="2296"/>
        <w:gridCol w:w="2296"/>
      </w:tblGrid>
      <w:tr>
        <w:tc>
          <w:tcPr>
            <w:tcW w:type="dxa" w:w="2296"/>
          </w:tcPr>
          <w:p>
            <w:pPr>
              <w:rPr>
                <w:ins w:id="2722" w:author="Hossein Batebi" w:date="2026-09-26T00:00:00Z"/>
              </w:rPr>
            </w:pPr>
            <w:ins w:id="2721" w:author="Hossein Batebi" w:date="2026-09-26T00:00:00Z">
              <w:r>
                <w:rPr>
                  <w:rFonts w:ascii="Arial" w:hAnsi="Arial"/>
                  <w:sz w:val="15"/>
                </w:rPr>
                <w:t>PDB</w:t>
              </w:r>
            </w:ins>
          </w:p>
        </w:tc>
        <w:tc>
          <w:tcPr>
            <w:tcW w:type="dxa" w:w="2296"/>
          </w:tcPr>
          <w:p>
            <w:pPr>
              <w:rPr>
                <w:ins w:id="2724" w:author="Hossein Batebi" w:date="2026-09-26T00:00:00Z"/>
              </w:rPr>
            </w:pPr>
            <w:ins w:id="2723" w:author="Hossein Batebi" w:date="2026-09-26T00:00:00Z">
              <w:r>
                <w:rPr>
                  <w:rFonts w:ascii="Arial" w:hAnsi="Arial"/>
                  <w:sz w:val="15"/>
                </w:rPr>
                <w:t>IUPHAR receptor</w:t>
              </w:r>
            </w:ins>
          </w:p>
        </w:tc>
        <w:tc>
          <w:tcPr>
            <w:tcW w:type="dxa" w:w="2296"/>
          </w:tcPr>
          <w:p>
            <w:pPr>
              <w:rPr>
                <w:ins w:id="2726" w:author="Hossein Batebi" w:date="2026-09-26T00:00:00Z"/>
              </w:rPr>
            </w:pPr>
            <w:ins w:id="2725" w:author="Hossein Batebi" w:date="2026-09-26T00:00:00Z">
              <w:r>
                <w:rPr>
                  <w:rFonts w:ascii="Arial" w:hAnsi="Arial"/>
                  <w:sz w:val="15"/>
                </w:rPr>
                <w:t>Captured family</w:t>
              </w:r>
            </w:ins>
          </w:p>
        </w:tc>
        <w:tc>
          <w:tcPr>
            <w:tcW w:type="dxa" w:w="2296"/>
          </w:tcPr>
          <w:p>
            <w:pPr>
              <w:rPr>
                <w:ins w:id="2728" w:author="Hossein Batebi" w:date="2026-09-26T00:00:00Z"/>
              </w:rPr>
            </w:pPr>
            <w:ins w:id="2727" w:author="Hossein Batebi" w:date="2026-09-26T00:00:00Z">
              <w:r>
                <w:rPr>
                  <w:rFonts w:ascii="Arial" w:hAnsi="Arial"/>
                  <w:sz w:val="15"/>
                </w:rPr>
                <w:t>Families supported in frozen map</w:t>
              </w:r>
            </w:ins>
          </w:p>
        </w:tc>
      </w:tr>
      <w:tr>
        <w:tc>
          <w:tcPr>
            <w:tcW w:type="dxa" w:w="2296"/>
          </w:tcPr>
          <w:p>
            <w:pPr>
              <w:rPr>
                <w:ins w:id="2730" w:author="Hossein Batebi" w:date="2026-09-26T00:00:00Z"/>
              </w:rPr>
            </w:pPr>
            <w:ins w:id="2729" w:author="Hossein Batebi" w:date="2026-09-26T00:00:00Z">
              <w:r>
                <w:rPr>
                  <w:rFonts w:ascii="Arial" w:hAnsi="Arial"/>
                  <w:sz w:val="15"/>
                </w:rPr>
                <w:t>7XTA</w:t>
              </w:r>
            </w:ins>
          </w:p>
        </w:tc>
        <w:tc>
          <w:tcPr>
            <w:tcW w:type="dxa" w:w="2296"/>
          </w:tcPr>
          <w:p>
            <w:pPr>
              <w:rPr>
                <w:ins w:id="2732" w:author="Hossein Batebi" w:date="2026-09-26T00:00:00Z"/>
              </w:rPr>
            </w:pPr>
            <w:ins w:id="2731" w:author="Hossein Batebi" w:date="2026-09-26T00:00:00Z">
              <w:r>
                <w:rPr>
                  <w:rFonts w:ascii="Arial" w:hAnsi="Arial"/>
                  <w:sz w:val="15"/>
                </w:rPr>
                <w:t>5-HT4</w:t>
              </w:r>
            </w:ins>
          </w:p>
        </w:tc>
        <w:tc>
          <w:tcPr>
            <w:tcW w:type="dxa" w:w="2296"/>
          </w:tcPr>
          <w:p>
            <w:pPr>
              <w:rPr>
                <w:ins w:id="2734" w:author="Hossein Batebi" w:date="2026-09-26T00:00:00Z"/>
              </w:rPr>
            </w:pPr>
            <w:ins w:id="2733" w:author="Hossein Batebi" w:date="2026-09-26T00:00:00Z">
              <w:r>
                <w:rPr>
                  <w:rFonts w:ascii="Arial" w:hAnsi="Arial"/>
                  <w:sz w:val="15"/>
                </w:rPr>
                <w:t>Gi/o</w:t>
              </w:r>
            </w:ins>
          </w:p>
        </w:tc>
        <w:tc>
          <w:tcPr>
            <w:tcW w:type="dxa" w:w="2296"/>
          </w:tcPr>
          <w:p>
            <w:pPr>
              <w:rPr>
                <w:ins w:id="2736" w:author="Hossein Batebi" w:date="2026-09-26T00:00:00Z"/>
              </w:rPr>
            </w:pPr>
            <w:ins w:id="2735" w:author="Hossein Batebi" w:date="2026-09-26T00:00:00Z">
              <w:r>
                <w:rPr>
                  <w:rFonts w:ascii="Arial" w:hAnsi="Arial"/>
                  <w:sz w:val="15"/>
                </w:rPr>
                <w:t>Gs, G12/13</w:t>
              </w:r>
            </w:ins>
          </w:p>
        </w:tc>
      </w:tr>
      <w:tr>
        <w:tc>
          <w:tcPr>
            <w:tcW w:type="dxa" w:w="2296"/>
          </w:tcPr>
          <w:p>
            <w:pPr>
              <w:rPr>
                <w:ins w:id="2738" w:author="Hossein Batebi" w:date="2026-09-26T00:00:00Z"/>
              </w:rPr>
            </w:pPr>
            <w:ins w:id="2737" w:author="Hossein Batebi" w:date="2026-09-26T00:00:00Z">
              <w:r>
                <w:rPr>
                  <w:rFonts w:ascii="Arial" w:hAnsi="Arial"/>
                  <w:sz w:val="15"/>
                </w:rPr>
                <w:t>8IA8</w:t>
              </w:r>
            </w:ins>
          </w:p>
        </w:tc>
        <w:tc>
          <w:tcPr>
            <w:tcW w:type="dxa" w:w="2296"/>
          </w:tcPr>
          <w:p>
            <w:pPr>
              <w:rPr>
                <w:ins w:id="2740" w:author="Hossein Batebi" w:date="2026-09-26T00:00:00Z"/>
              </w:rPr>
            </w:pPr>
            <w:ins w:id="2739" w:author="Hossein Batebi" w:date="2026-09-26T00:00:00Z">
              <w:r>
                <w:rPr>
                  <w:rFonts w:ascii="Arial" w:hAnsi="Arial"/>
                  <w:sz w:val="15"/>
                </w:rPr>
                <w:t>C3a</w:t>
              </w:r>
            </w:ins>
          </w:p>
        </w:tc>
        <w:tc>
          <w:tcPr>
            <w:tcW w:type="dxa" w:w="2296"/>
          </w:tcPr>
          <w:p>
            <w:pPr>
              <w:rPr>
                <w:ins w:id="2742" w:author="Hossein Batebi" w:date="2026-09-26T00:00:00Z"/>
              </w:rPr>
            </w:pPr>
            <w:ins w:id="2741" w:author="Hossein Batebi" w:date="2026-09-26T00:00:00Z">
              <w:r>
                <w:rPr>
                  <w:rFonts w:ascii="Arial" w:hAnsi="Arial"/>
                  <w:sz w:val="15"/>
                </w:rPr>
                <w:t>Gi/o</w:t>
              </w:r>
            </w:ins>
          </w:p>
        </w:tc>
        <w:tc>
          <w:tcPr>
            <w:tcW w:type="dxa" w:w="2296"/>
          </w:tcPr>
          <w:p>
            <w:pPr>
              <w:rPr>
                <w:ins w:id="2744" w:author="Hossein Batebi" w:date="2026-09-26T00:00:00Z"/>
              </w:rPr>
            </w:pPr>
            <w:ins w:id="2743" w:author="Hossein Batebi" w:date="2026-09-26T00:00:00Z">
              <w:r>
                <w:rPr>
                  <w:rFonts w:ascii="Arial" w:hAnsi="Arial"/>
                  <w:sz w:val="15"/>
                </w:rPr>
                <w:t>none in frozen map</w:t>
              </w:r>
            </w:ins>
          </w:p>
        </w:tc>
      </w:tr>
      <w:tr>
        <w:tc>
          <w:tcPr>
            <w:tcW w:type="dxa" w:w="2296"/>
          </w:tcPr>
          <w:p>
            <w:pPr>
              <w:rPr>
                <w:ins w:id="2746" w:author="Hossein Batebi" w:date="2026-09-26T00:00:00Z"/>
              </w:rPr>
            </w:pPr>
            <w:ins w:id="2745" w:author="Hossein Batebi" w:date="2026-09-26T00:00:00Z">
              <w:r>
                <w:rPr>
                  <w:rFonts w:ascii="Arial" w:hAnsi="Arial"/>
                  <w:sz w:val="15"/>
                </w:rPr>
                <w:t>8I9A</w:t>
              </w:r>
            </w:ins>
          </w:p>
        </w:tc>
        <w:tc>
          <w:tcPr>
            <w:tcW w:type="dxa" w:w="2296"/>
          </w:tcPr>
          <w:p>
            <w:pPr>
              <w:rPr>
                <w:ins w:id="2748" w:author="Hossein Batebi" w:date="2026-09-26T00:00:00Z"/>
              </w:rPr>
            </w:pPr>
            <w:ins w:id="2747" w:author="Hossein Batebi" w:date="2026-09-26T00:00:00Z">
              <w:r>
                <w:rPr>
                  <w:rFonts w:ascii="Arial" w:hAnsi="Arial"/>
                  <w:sz w:val="15"/>
                </w:rPr>
                <w:t>C3a</w:t>
              </w:r>
            </w:ins>
          </w:p>
        </w:tc>
        <w:tc>
          <w:tcPr>
            <w:tcW w:type="dxa" w:w="2296"/>
          </w:tcPr>
          <w:p>
            <w:pPr>
              <w:rPr>
                <w:ins w:id="2750" w:author="Hossein Batebi" w:date="2026-09-26T00:00:00Z"/>
              </w:rPr>
            </w:pPr>
            <w:ins w:id="2749" w:author="Hossein Batebi" w:date="2026-09-26T00:00:00Z">
              <w:r>
                <w:rPr>
                  <w:rFonts w:ascii="Arial" w:hAnsi="Arial"/>
                  <w:sz w:val="15"/>
                </w:rPr>
                <w:t>Gq/11</w:t>
              </w:r>
            </w:ins>
          </w:p>
        </w:tc>
        <w:tc>
          <w:tcPr>
            <w:tcW w:type="dxa" w:w="2296"/>
          </w:tcPr>
          <w:p>
            <w:pPr>
              <w:rPr>
                <w:ins w:id="2752" w:author="Hossein Batebi" w:date="2026-09-26T00:00:00Z"/>
              </w:rPr>
            </w:pPr>
            <w:ins w:id="2751" w:author="Hossein Batebi" w:date="2026-09-26T00:00:00Z">
              <w:r>
                <w:rPr>
                  <w:rFonts w:ascii="Arial" w:hAnsi="Arial"/>
                  <w:sz w:val="15"/>
                </w:rPr>
                <w:t>none in frozen map</w:t>
              </w:r>
            </w:ins>
          </w:p>
        </w:tc>
      </w:tr>
      <w:tr>
        <w:tc>
          <w:tcPr>
            <w:tcW w:type="dxa" w:w="2296"/>
          </w:tcPr>
          <w:p>
            <w:pPr>
              <w:rPr>
                <w:ins w:id="2754" w:author="Hossein Batebi" w:date="2026-09-26T00:00:00Z"/>
              </w:rPr>
            </w:pPr>
            <w:ins w:id="2753" w:author="Hossein Batebi" w:date="2026-09-26T00:00:00Z">
              <w:r>
                <w:rPr>
                  <w:rFonts w:ascii="Arial" w:hAnsi="Arial"/>
                  <w:sz w:val="15"/>
                </w:rPr>
                <w:t>8JJP</w:t>
              </w:r>
            </w:ins>
          </w:p>
        </w:tc>
        <w:tc>
          <w:tcPr>
            <w:tcW w:type="dxa" w:w="2296"/>
          </w:tcPr>
          <w:p>
            <w:pPr>
              <w:rPr>
                <w:ins w:id="2756" w:author="Hossein Batebi" w:date="2026-09-26T00:00:00Z"/>
              </w:rPr>
            </w:pPr>
            <w:ins w:id="2755" w:author="Hossein Batebi" w:date="2026-09-26T00:00:00Z">
              <w:r>
                <w:rPr>
                  <w:rFonts w:ascii="Arial" w:hAnsi="Arial"/>
                  <w:sz w:val="15"/>
                </w:rPr>
                <w:t>GPR1</w:t>
              </w:r>
            </w:ins>
          </w:p>
        </w:tc>
        <w:tc>
          <w:tcPr>
            <w:tcW w:type="dxa" w:w="2296"/>
          </w:tcPr>
          <w:p>
            <w:pPr>
              <w:rPr>
                <w:ins w:id="2758" w:author="Hossein Batebi" w:date="2026-09-26T00:00:00Z"/>
              </w:rPr>
            </w:pPr>
            <w:ins w:id="2757" w:author="Hossein Batebi" w:date="2026-09-26T00:00:00Z">
              <w:r>
                <w:rPr>
                  <w:rFonts w:ascii="Arial" w:hAnsi="Arial"/>
                  <w:sz w:val="15"/>
                </w:rPr>
                <w:t>Gi/o</w:t>
              </w:r>
            </w:ins>
          </w:p>
        </w:tc>
        <w:tc>
          <w:tcPr>
            <w:tcW w:type="dxa" w:w="2296"/>
          </w:tcPr>
          <w:p>
            <w:pPr>
              <w:rPr>
                <w:ins w:id="2760" w:author="Hossein Batebi" w:date="2026-09-26T00:00:00Z"/>
              </w:rPr>
            </w:pPr>
            <w:ins w:id="2759" w:author="Hossein Batebi" w:date="2026-09-26T00:00:00Z">
              <w:r>
                <w:rPr>
                  <w:rFonts w:ascii="Arial" w:hAnsi="Arial"/>
                  <w:sz w:val="15"/>
                </w:rPr>
                <w:t>none in frozen map</w:t>
              </w:r>
            </w:ins>
          </w:p>
        </w:tc>
      </w:tr>
      <w:tr>
        <w:tc>
          <w:tcPr>
            <w:tcW w:type="dxa" w:w="2296"/>
          </w:tcPr>
          <w:p>
            <w:pPr>
              <w:rPr>
                <w:ins w:id="2762" w:author="Hossein Batebi" w:date="2026-09-26T00:00:00Z"/>
              </w:rPr>
            </w:pPr>
            <w:ins w:id="2761" w:author="Hossein Batebi" w:date="2026-09-26T00:00:00Z">
              <w:r>
                <w:rPr>
                  <w:rFonts w:ascii="Arial" w:hAnsi="Arial"/>
                  <w:sz w:val="15"/>
                </w:rPr>
                <w:t>8H4I</w:t>
              </w:r>
            </w:ins>
          </w:p>
        </w:tc>
        <w:tc>
          <w:tcPr>
            <w:tcW w:type="dxa" w:w="2296"/>
          </w:tcPr>
          <w:p>
            <w:pPr>
              <w:rPr>
                <w:ins w:id="2764" w:author="Hossein Batebi" w:date="2026-09-26T00:00:00Z"/>
              </w:rPr>
            </w:pPr>
            <w:ins w:id="2763" w:author="Hossein Batebi" w:date="2026-09-26T00:00:00Z">
              <w:r>
                <w:rPr>
                  <w:rFonts w:ascii="Arial" w:hAnsi="Arial"/>
                  <w:sz w:val="15"/>
                </w:rPr>
                <w:t>FFA4</w:t>
              </w:r>
            </w:ins>
          </w:p>
        </w:tc>
        <w:tc>
          <w:tcPr>
            <w:tcW w:type="dxa" w:w="2296"/>
          </w:tcPr>
          <w:p>
            <w:pPr>
              <w:rPr>
                <w:ins w:id="2766" w:author="Hossein Batebi" w:date="2026-09-26T00:00:00Z"/>
              </w:rPr>
            </w:pPr>
            <w:ins w:id="2765" w:author="Hossein Batebi" w:date="2026-09-26T00:00:00Z">
              <w:r>
                <w:rPr>
                  <w:rFonts w:ascii="Arial" w:hAnsi="Arial"/>
                  <w:sz w:val="15"/>
                </w:rPr>
                <w:t>Gs</w:t>
              </w:r>
            </w:ins>
          </w:p>
        </w:tc>
        <w:tc>
          <w:tcPr>
            <w:tcW w:type="dxa" w:w="2296"/>
          </w:tcPr>
          <w:p>
            <w:pPr>
              <w:rPr>
                <w:ins w:id="2768" w:author="Hossein Batebi" w:date="2026-09-26T00:00:00Z"/>
              </w:rPr>
            </w:pPr>
            <w:ins w:id="2767" w:author="Hossein Batebi" w:date="2026-09-26T00:00:00Z">
              <w:r>
                <w:rPr>
                  <w:rFonts w:ascii="Arial" w:hAnsi="Arial"/>
                  <w:sz w:val="15"/>
                </w:rPr>
                <w:t>Gi/o, Gq/11, G12/13</w:t>
              </w:r>
            </w:ins>
          </w:p>
        </w:tc>
      </w:tr>
      <w:tr>
        <w:tc>
          <w:tcPr>
            <w:tcW w:type="dxa" w:w="2296"/>
          </w:tcPr>
          <w:p>
            <w:pPr>
              <w:rPr>
                <w:ins w:id="2770" w:author="Hossein Batebi" w:date="2026-09-26T00:00:00Z"/>
              </w:rPr>
            </w:pPr>
            <w:ins w:id="2769" w:author="Hossein Batebi" w:date="2026-09-26T00:00:00Z">
              <w:r>
                <w:rPr>
                  <w:rFonts w:ascii="Arial" w:hAnsi="Arial"/>
                  <w:sz w:val="15"/>
                </w:rPr>
                <w:t>7F8V</w:t>
              </w:r>
            </w:ins>
          </w:p>
        </w:tc>
        <w:tc>
          <w:tcPr>
            <w:tcW w:type="dxa" w:w="2296"/>
          </w:tcPr>
          <w:p>
            <w:pPr>
              <w:rPr>
                <w:ins w:id="2772" w:author="Hossein Batebi" w:date="2026-09-26T00:00:00Z"/>
              </w:rPr>
            </w:pPr>
            <w:ins w:id="2771" w:author="Hossein Batebi" w:date="2026-09-26T00:00:00Z">
              <w:r>
                <w:rPr>
                  <w:rFonts w:ascii="Arial" w:hAnsi="Arial"/>
                  <w:sz w:val="15"/>
                </w:rPr>
                <w:t>CCK2</w:t>
              </w:r>
            </w:ins>
          </w:p>
        </w:tc>
        <w:tc>
          <w:tcPr>
            <w:tcW w:type="dxa" w:w="2296"/>
          </w:tcPr>
          <w:p>
            <w:pPr>
              <w:rPr>
                <w:ins w:id="2774" w:author="Hossein Batebi" w:date="2026-09-26T00:00:00Z"/>
              </w:rPr>
            </w:pPr>
            <w:ins w:id="2773" w:author="Hossein Batebi" w:date="2026-09-26T00:00:00Z">
              <w:r>
                <w:rPr>
                  <w:rFonts w:ascii="Arial" w:hAnsi="Arial"/>
                  <w:sz w:val="15"/>
                </w:rPr>
                <w:t>Gi/o</w:t>
              </w:r>
            </w:ins>
          </w:p>
        </w:tc>
        <w:tc>
          <w:tcPr>
            <w:tcW w:type="dxa" w:w="2296"/>
          </w:tcPr>
          <w:p>
            <w:pPr>
              <w:rPr>
                <w:ins w:id="2776" w:author="Hossein Batebi" w:date="2026-09-26T00:00:00Z"/>
              </w:rPr>
            </w:pPr>
            <w:ins w:id="2775" w:author="Hossein Batebi" w:date="2026-09-26T00:00:00Z">
              <w:r>
                <w:rPr>
                  <w:rFonts w:ascii="Arial" w:hAnsi="Arial"/>
                  <w:sz w:val="15"/>
                </w:rPr>
                <w:t>Gq/11</w:t>
              </w:r>
            </w:ins>
          </w:p>
        </w:tc>
      </w:tr>
      <w:tr>
        <w:tc>
          <w:tcPr>
            <w:tcW w:type="dxa" w:w="2296"/>
          </w:tcPr>
          <w:p>
            <w:pPr>
              <w:rPr>
                <w:ins w:id="2778" w:author="Hossein Batebi" w:date="2026-09-26T00:00:00Z"/>
              </w:rPr>
            </w:pPr>
            <w:ins w:id="2777" w:author="Hossein Batebi" w:date="2026-09-26T00:00:00Z">
              <w:r>
                <w:rPr>
                  <w:rFonts w:ascii="Arial" w:hAnsi="Arial"/>
                  <w:sz w:val="15"/>
                </w:rPr>
                <w:t>8HQM</w:t>
              </w:r>
            </w:ins>
          </w:p>
        </w:tc>
        <w:tc>
          <w:tcPr>
            <w:tcW w:type="dxa" w:w="2296"/>
          </w:tcPr>
          <w:p>
            <w:pPr>
              <w:rPr>
                <w:ins w:id="2780" w:author="Hossein Batebi" w:date="2026-09-26T00:00:00Z"/>
              </w:rPr>
            </w:pPr>
            <w:ins w:id="2779" w:author="Hossein Batebi" w:date="2026-09-26T00:00:00Z">
              <w:r>
                <w:rPr>
                  <w:rFonts w:ascii="Arial" w:hAnsi="Arial"/>
                  <w:sz w:val="15"/>
                </w:rPr>
                <w:t>GPR132</w:t>
              </w:r>
            </w:ins>
          </w:p>
        </w:tc>
        <w:tc>
          <w:tcPr>
            <w:tcW w:type="dxa" w:w="2296"/>
          </w:tcPr>
          <w:p>
            <w:pPr>
              <w:rPr>
                <w:ins w:id="2782" w:author="Hossein Batebi" w:date="2026-09-26T00:00:00Z"/>
              </w:rPr>
            </w:pPr>
            <w:ins w:id="2781" w:author="Hossein Batebi" w:date="2026-09-26T00:00:00Z">
              <w:r>
                <w:rPr>
                  <w:rFonts w:ascii="Arial" w:hAnsi="Arial"/>
                  <w:sz w:val="15"/>
                </w:rPr>
                <w:t>Gi/o</w:t>
              </w:r>
            </w:ins>
          </w:p>
        </w:tc>
        <w:tc>
          <w:tcPr>
            <w:tcW w:type="dxa" w:w="2296"/>
          </w:tcPr>
          <w:p>
            <w:pPr>
              <w:rPr>
                <w:ins w:id="2784" w:author="Hossein Batebi" w:date="2026-09-26T00:00:00Z"/>
              </w:rPr>
            </w:pPr>
            <w:ins w:id="2783" w:author="Hossein Batebi" w:date="2026-09-26T00:00:00Z">
              <w:r>
                <w:rPr>
                  <w:rFonts w:ascii="Arial" w:hAnsi="Arial"/>
                  <w:sz w:val="15"/>
                </w:rPr>
                <w:t>none in frozen map</w:t>
              </w:r>
            </w:ins>
          </w:p>
        </w:tc>
      </w:tr>
      <w:tr>
        <w:tc>
          <w:tcPr>
            <w:tcW w:type="dxa" w:w="2296"/>
          </w:tcPr>
          <w:p>
            <w:pPr>
              <w:rPr>
                <w:ins w:id="2786" w:author="Hossein Batebi" w:date="2026-09-26T00:00:00Z"/>
              </w:rPr>
            </w:pPr>
            <w:ins w:id="2785" w:author="Hossein Batebi" w:date="2026-09-26T00:00:00Z">
              <w:r>
                <w:rPr>
                  <w:rFonts w:ascii="Arial" w:hAnsi="Arial"/>
                  <w:sz w:val="15"/>
                </w:rPr>
                <w:t>7VUG</w:t>
              </w:r>
            </w:ins>
          </w:p>
        </w:tc>
        <w:tc>
          <w:tcPr>
            <w:tcW w:type="dxa" w:w="2296"/>
          </w:tcPr>
          <w:p>
            <w:pPr>
              <w:rPr>
                <w:ins w:id="2788" w:author="Hossein Batebi" w:date="2026-09-26T00:00:00Z"/>
              </w:rPr>
            </w:pPr>
            <w:ins w:id="2787" w:author="Hossein Batebi" w:date="2026-09-26T00:00:00Z">
              <w:r>
                <w:rPr>
                  <w:rFonts w:ascii="Arial" w:hAnsi="Arial"/>
                  <w:sz w:val="15"/>
                </w:rPr>
                <w:t>GPR139</w:t>
              </w:r>
            </w:ins>
          </w:p>
        </w:tc>
        <w:tc>
          <w:tcPr>
            <w:tcW w:type="dxa" w:w="2296"/>
          </w:tcPr>
          <w:p>
            <w:pPr>
              <w:rPr>
                <w:ins w:id="2790" w:author="Hossein Batebi" w:date="2026-09-26T00:00:00Z"/>
              </w:rPr>
            </w:pPr>
            <w:ins w:id="2789" w:author="Hossein Batebi" w:date="2026-09-26T00:00:00Z">
              <w:r>
                <w:rPr>
                  <w:rFonts w:ascii="Arial" w:hAnsi="Arial"/>
                  <w:sz w:val="15"/>
                </w:rPr>
                <w:t>Gi/o</w:t>
              </w:r>
            </w:ins>
          </w:p>
        </w:tc>
        <w:tc>
          <w:tcPr>
            <w:tcW w:type="dxa" w:w="2296"/>
          </w:tcPr>
          <w:p>
            <w:pPr>
              <w:rPr>
                <w:ins w:id="2792" w:author="Hossein Batebi" w:date="2026-09-26T00:00:00Z"/>
              </w:rPr>
            </w:pPr>
            <w:ins w:id="2791" w:author="Hossein Batebi" w:date="2026-09-26T00:00:00Z">
              <w:r>
                <w:rPr>
                  <w:rFonts w:ascii="Arial" w:hAnsi="Arial"/>
                  <w:sz w:val="15"/>
                </w:rPr>
                <w:t>Gq/11</w:t>
              </w:r>
            </w:ins>
          </w:p>
        </w:tc>
      </w:tr>
      <w:tr>
        <w:tc>
          <w:tcPr>
            <w:tcW w:type="dxa" w:w="2296"/>
          </w:tcPr>
          <w:p>
            <w:pPr>
              <w:rPr>
                <w:ins w:id="2794" w:author="Hossein Batebi" w:date="2026-09-26T00:00:00Z"/>
              </w:rPr>
            </w:pPr>
            <w:ins w:id="2793" w:author="Hossein Batebi" w:date="2026-09-26T00:00:00Z">
              <w:r>
                <w:rPr>
                  <w:rFonts w:ascii="Arial" w:hAnsi="Arial"/>
                  <w:sz w:val="15"/>
                </w:rPr>
                <w:t>7VUH</w:t>
              </w:r>
            </w:ins>
          </w:p>
        </w:tc>
        <w:tc>
          <w:tcPr>
            <w:tcW w:type="dxa" w:w="2296"/>
          </w:tcPr>
          <w:p>
            <w:pPr>
              <w:rPr>
                <w:ins w:id="2796" w:author="Hossein Batebi" w:date="2026-09-26T00:00:00Z"/>
              </w:rPr>
            </w:pPr>
            <w:ins w:id="2795" w:author="Hossein Batebi" w:date="2026-09-26T00:00:00Z">
              <w:r>
                <w:rPr>
                  <w:rFonts w:ascii="Arial" w:hAnsi="Arial"/>
                  <w:sz w:val="15"/>
                </w:rPr>
                <w:t>GPR139</w:t>
              </w:r>
            </w:ins>
          </w:p>
        </w:tc>
        <w:tc>
          <w:tcPr>
            <w:tcW w:type="dxa" w:w="2296"/>
          </w:tcPr>
          <w:p>
            <w:pPr>
              <w:rPr>
                <w:ins w:id="2798" w:author="Hossein Batebi" w:date="2026-09-26T00:00:00Z"/>
              </w:rPr>
            </w:pPr>
            <w:ins w:id="2797" w:author="Hossein Batebi" w:date="2026-09-26T00:00:00Z">
              <w:r>
                <w:rPr>
                  <w:rFonts w:ascii="Arial" w:hAnsi="Arial"/>
                  <w:sz w:val="15"/>
                </w:rPr>
                <w:t>Gs</w:t>
              </w:r>
            </w:ins>
          </w:p>
        </w:tc>
        <w:tc>
          <w:tcPr>
            <w:tcW w:type="dxa" w:w="2296"/>
          </w:tcPr>
          <w:p>
            <w:pPr>
              <w:rPr>
                <w:ins w:id="2800" w:author="Hossein Batebi" w:date="2026-09-26T00:00:00Z"/>
              </w:rPr>
            </w:pPr>
            <w:ins w:id="2799" w:author="Hossein Batebi" w:date="2026-09-26T00:00:00Z">
              <w:r>
                <w:rPr>
                  <w:rFonts w:ascii="Arial" w:hAnsi="Arial"/>
                  <w:sz w:val="15"/>
                </w:rPr>
                <w:t>Gq/11</w:t>
              </w:r>
            </w:ins>
          </w:p>
        </w:tc>
      </w:tr>
      <w:tr>
        <w:tc>
          <w:tcPr>
            <w:tcW w:type="dxa" w:w="2296"/>
          </w:tcPr>
          <w:p>
            <w:pPr>
              <w:rPr>
                <w:ins w:id="2802" w:author="Hossein Batebi" w:date="2026-09-26T00:00:00Z"/>
              </w:rPr>
            </w:pPr>
            <w:ins w:id="2801" w:author="Hossein Batebi" w:date="2026-09-26T00:00:00Z">
              <w:r>
                <w:rPr>
                  <w:rFonts w:ascii="Arial" w:hAnsi="Arial"/>
                  <w:sz w:val="15"/>
                </w:rPr>
                <w:t>8SMV</w:t>
              </w:r>
            </w:ins>
          </w:p>
        </w:tc>
        <w:tc>
          <w:tcPr>
            <w:tcW w:type="dxa" w:w="2296"/>
          </w:tcPr>
          <w:p>
            <w:pPr>
              <w:rPr>
                <w:ins w:id="2804" w:author="Hossein Batebi" w:date="2026-09-26T00:00:00Z"/>
              </w:rPr>
            </w:pPr>
            <w:ins w:id="2803" w:author="Hossein Batebi" w:date="2026-09-26T00:00:00Z">
              <w:r>
                <w:rPr>
                  <w:rFonts w:ascii="Arial" w:hAnsi="Arial"/>
                  <w:sz w:val="15"/>
                </w:rPr>
                <w:t>GPR161</w:t>
              </w:r>
            </w:ins>
          </w:p>
        </w:tc>
        <w:tc>
          <w:tcPr>
            <w:tcW w:type="dxa" w:w="2296"/>
          </w:tcPr>
          <w:p>
            <w:pPr>
              <w:rPr>
                <w:ins w:id="2806" w:author="Hossein Batebi" w:date="2026-09-26T00:00:00Z"/>
              </w:rPr>
            </w:pPr>
            <w:ins w:id="2805" w:author="Hossein Batebi" w:date="2026-09-26T00:00:00Z">
              <w:r>
                <w:rPr>
                  <w:rFonts w:ascii="Arial" w:hAnsi="Arial"/>
                  <w:sz w:val="15"/>
                </w:rPr>
                <w:t>Gs</w:t>
              </w:r>
            </w:ins>
          </w:p>
        </w:tc>
        <w:tc>
          <w:tcPr>
            <w:tcW w:type="dxa" w:w="2296"/>
          </w:tcPr>
          <w:p>
            <w:pPr>
              <w:rPr>
                <w:ins w:id="2808" w:author="Hossein Batebi" w:date="2026-09-26T00:00:00Z"/>
              </w:rPr>
            </w:pPr>
            <w:ins w:id="2807" w:author="Hossein Batebi" w:date="2026-09-26T00:00:00Z">
              <w:r>
                <w:rPr>
                  <w:rFonts w:ascii="Arial" w:hAnsi="Arial"/>
                  <w:sz w:val="15"/>
                </w:rPr>
                <w:t>none in frozen map</w:t>
              </w:r>
            </w:ins>
          </w:p>
        </w:tc>
      </w:tr>
      <w:tr>
        <w:tc>
          <w:tcPr>
            <w:tcW w:type="dxa" w:w="2296"/>
          </w:tcPr>
          <w:p>
            <w:pPr>
              <w:rPr>
                <w:ins w:id="2810" w:author="Hossein Batebi" w:date="2026-09-26T00:00:00Z"/>
              </w:rPr>
            </w:pPr>
            <w:ins w:id="2809" w:author="Hossein Batebi" w:date="2026-09-26T00:00:00Z">
              <w:r>
                <w:rPr>
                  <w:rFonts w:ascii="Arial" w:hAnsi="Arial"/>
                  <w:sz w:val="15"/>
                </w:rPr>
                <w:t>7XV3</w:t>
              </w:r>
            </w:ins>
          </w:p>
        </w:tc>
        <w:tc>
          <w:tcPr>
            <w:tcW w:type="dxa" w:w="2296"/>
          </w:tcPr>
          <w:p>
            <w:pPr>
              <w:rPr>
                <w:ins w:id="2812" w:author="Hossein Batebi" w:date="2026-09-26T00:00:00Z"/>
              </w:rPr>
            </w:pPr>
            <w:ins w:id="2811" w:author="Hossein Batebi" w:date="2026-09-26T00:00:00Z">
              <w:r>
                <w:rPr>
                  <w:rFonts w:ascii="Arial" w:hAnsi="Arial"/>
                  <w:sz w:val="15"/>
                </w:rPr>
                <w:t>GPR174</w:t>
              </w:r>
            </w:ins>
          </w:p>
        </w:tc>
        <w:tc>
          <w:tcPr>
            <w:tcW w:type="dxa" w:w="2296"/>
          </w:tcPr>
          <w:p>
            <w:pPr>
              <w:rPr>
                <w:ins w:id="2814" w:author="Hossein Batebi" w:date="2026-09-26T00:00:00Z"/>
              </w:rPr>
            </w:pPr>
            <w:ins w:id="2813" w:author="Hossein Batebi" w:date="2026-09-26T00:00:00Z">
              <w:r>
                <w:rPr>
                  <w:rFonts w:ascii="Arial" w:hAnsi="Arial"/>
                  <w:sz w:val="15"/>
                </w:rPr>
                <w:t>Gs</w:t>
              </w:r>
            </w:ins>
          </w:p>
        </w:tc>
        <w:tc>
          <w:tcPr>
            <w:tcW w:type="dxa" w:w="2296"/>
          </w:tcPr>
          <w:p>
            <w:pPr>
              <w:rPr>
                <w:ins w:id="2816" w:author="Hossein Batebi" w:date="2026-09-26T00:00:00Z"/>
              </w:rPr>
            </w:pPr>
            <w:ins w:id="2815" w:author="Hossein Batebi" w:date="2026-09-26T00:00:00Z">
              <w:r>
                <w:rPr>
                  <w:rFonts w:ascii="Arial" w:hAnsi="Arial"/>
                  <w:sz w:val="15"/>
                </w:rPr>
                <w:t>none in frozen map</w:t>
              </w:r>
            </w:ins>
          </w:p>
        </w:tc>
      </w:tr>
      <w:tr>
        <w:tc>
          <w:tcPr>
            <w:tcW w:type="dxa" w:w="2296"/>
          </w:tcPr>
          <w:p>
            <w:pPr>
              <w:rPr>
                <w:ins w:id="2818" w:author="Hossein Batebi" w:date="2026-09-26T00:00:00Z"/>
              </w:rPr>
            </w:pPr>
            <w:ins w:id="2817" w:author="Hossein Batebi" w:date="2026-09-26T00:00:00Z">
              <w:r>
                <w:rPr>
                  <w:rFonts w:ascii="Arial" w:hAnsi="Arial"/>
                  <w:sz w:val="15"/>
                </w:rPr>
                <w:t>8XOF</w:t>
              </w:r>
            </w:ins>
          </w:p>
        </w:tc>
        <w:tc>
          <w:tcPr>
            <w:tcW w:type="dxa" w:w="2296"/>
          </w:tcPr>
          <w:p>
            <w:pPr>
              <w:rPr>
                <w:ins w:id="2820" w:author="Hossein Batebi" w:date="2026-09-26T00:00:00Z"/>
              </w:rPr>
            </w:pPr>
            <w:ins w:id="2819" w:author="Hossein Batebi" w:date="2026-09-26T00:00:00Z">
              <w:r>
                <w:rPr>
                  <w:rFonts w:ascii="Arial" w:hAnsi="Arial"/>
                  <w:sz w:val="15"/>
                </w:rPr>
                <w:t>GPER</w:t>
              </w:r>
            </w:ins>
          </w:p>
        </w:tc>
        <w:tc>
          <w:tcPr>
            <w:tcW w:type="dxa" w:w="2296"/>
          </w:tcPr>
          <w:p>
            <w:pPr>
              <w:rPr>
                <w:ins w:id="2822" w:author="Hossein Batebi" w:date="2026-09-26T00:00:00Z"/>
              </w:rPr>
            </w:pPr>
            <w:ins w:id="2821" w:author="Hossein Batebi" w:date="2026-09-26T00:00:00Z">
              <w:r>
                <w:rPr>
                  <w:rFonts w:ascii="Arial" w:hAnsi="Arial"/>
                  <w:sz w:val="15"/>
                </w:rPr>
                <w:t>Gq/11</w:t>
              </w:r>
            </w:ins>
          </w:p>
        </w:tc>
        <w:tc>
          <w:tcPr>
            <w:tcW w:type="dxa" w:w="2296"/>
          </w:tcPr>
          <w:p>
            <w:pPr>
              <w:rPr>
                <w:ins w:id="2824" w:author="Hossein Batebi" w:date="2026-09-26T00:00:00Z"/>
              </w:rPr>
            </w:pPr>
            <w:ins w:id="2823" w:author="Hossein Batebi" w:date="2026-09-26T00:00:00Z">
              <w:r>
                <w:rPr>
                  <w:rFonts w:ascii="Arial" w:hAnsi="Arial"/>
                  <w:sz w:val="15"/>
                </w:rPr>
                <w:t>Gs, Gi/o</w:t>
              </w:r>
            </w:ins>
          </w:p>
        </w:tc>
      </w:tr>
      <w:tr>
        <w:tc>
          <w:tcPr>
            <w:tcW w:type="dxa" w:w="2296"/>
          </w:tcPr>
          <w:p>
            <w:pPr>
              <w:rPr>
                <w:ins w:id="2826" w:author="Hossein Batebi" w:date="2026-09-26T00:00:00Z"/>
              </w:rPr>
            </w:pPr>
            <w:ins w:id="2825" w:author="Hossein Batebi" w:date="2026-09-26T00:00:00Z">
              <w:r>
                <w:rPr>
                  <w:rFonts w:ascii="Arial" w:hAnsi="Arial"/>
                  <w:sz w:val="15"/>
                </w:rPr>
                <w:t>8ZQE</w:t>
              </w:r>
            </w:ins>
          </w:p>
        </w:tc>
        <w:tc>
          <w:tcPr>
            <w:tcW w:type="dxa" w:w="2296"/>
          </w:tcPr>
          <w:p>
            <w:pPr>
              <w:rPr>
                <w:ins w:id="2828" w:author="Hossein Batebi" w:date="2026-09-26T00:00:00Z"/>
              </w:rPr>
            </w:pPr>
            <w:ins w:id="2827" w:author="Hossein Batebi" w:date="2026-09-26T00:00:00Z">
              <w:r>
                <w:rPr>
                  <w:rFonts w:ascii="Arial" w:hAnsi="Arial"/>
                  <w:sz w:val="15"/>
                </w:rPr>
                <w:t>GPR15</w:t>
              </w:r>
            </w:ins>
          </w:p>
        </w:tc>
        <w:tc>
          <w:tcPr>
            <w:tcW w:type="dxa" w:w="2296"/>
          </w:tcPr>
          <w:p>
            <w:pPr>
              <w:rPr>
                <w:ins w:id="2830" w:author="Hossein Batebi" w:date="2026-09-26T00:00:00Z"/>
              </w:rPr>
            </w:pPr>
            <w:ins w:id="2829" w:author="Hossein Batebi" w:date="2026-09-26T00:00:00Z">
              <w:r>
                <w:rPr>
                  <w:rFonts w:ascii="Arial" w:hAnsi="Arial"/>
                  <w:sz w:val="15"/>
                </w:rPr>
                <w:t>Gi/o</w:t>
              </w:r>
            </w:ins>
          </w:p>
        </w:tc>
        <w:tc>
          <w:tcPr>
            <w:tcW w:type="dxa" w:w="2296"/>
          </w:tcPr>
          <w:p>
            <w:pPr>
              <w:rPr>
                <w:ins w:id="2832" w:author="Hossein Batebi" w:date="2026-09-26T00:00:00Z"/>
              </w:rPr>
            </w:pPr>
            <w:ins w:id="2831" w:author="Hossein Batebi" w:date="2026-09-26T00:00:00Z">
              <w:r>
                <w:rPr>
                  <w:rFonts w:ascii="Arial" w:hAnsi="Arial"/>
                  <w:sz w:val="15"/>
                </w:rPr>
                <w:t>none in frozen map</w:t>
              </w:r>
            </w:ins>
          </w:p>
        </w:tc>
      </w:tr>
      <w:tr>
        <w:tc>
          <w:tcPr>
            <w:tcW w:type="dxa" w:w="2296"/>
          </w:tcPr>
          <w:p>
            <w:pPr>
              <w:rPr>
                <w:ins w:id="2834" w:author="Hossein Batebi" w:date="2026-09-26T00:00:00Z"/>
              </w:rPr>
            </w:pPr>
            <w:ins w:id="2833" w:author="Hossein Batebi" w:date="2026-09-26T00:00:00Z">
              <w:r>
                <w:rPr>
                  <w:rFonts w:ascii="Arial" w:hAnsi="Arial"/>
                  <w:sz w:val="15"/>
                </w:rPr>
                <w:t>8HMV</w:t>
              </w:r>
            </w:ins>
          </w:p>
        </w:tc>
        <w:tc>
          <w:tcPr>
            <w:tcW w:type="dxa" w:w="2296"/>
          </w:tcPr>
          <w:p>
            <w:pPr>
              <w:rPr>
                <w:ins w:id="2836" w:author="Hossein Batebi" w:date="2026-09-26T00:00:00Z"/>
              </w:rPr>
            </w:pPr>
            <w:ins w:id="2835" w:author="Hossein Batebi" w:date="2026-09-26T00:00:00Z">
              <w:r>
                <w:rPr>
                  <w:rFonts w:ascii="Arial" w:hAnsi="Arial"/>
                  <w:sz w:val="15"/>
                </w:rPr>
                <w:t>GPR21</w:t>
              </w:r>
            </w:ins>
          </w:p>
        </w:tc>
        <w:tc>
          <w:tcPr>
            <w:tcW w:type="dxa" w:w="2296"/>
          </w:tcPr>
          <w:p>
            <w:pPr>
              <w:rPr>
                <w:ins w:id="2838" w:author="Hossein Batebi" w:date="2026-09-26T00:00:00Z"/>
              </w:rPr>
            </w:pPr>
            <w:ins w:id="2837" w:author="Hossein Batebi" w:date="2026-09-26T00:00:00Z">
              <w:r>
                <w:rPr>
                  <w:rFonts w:ascii="Arial" w:hAnsi="Arial"/>
                  <w:sz w:val="15"/>
                </w:rPr>
                <w:t>Gs</w:t>
              </w:r>
            </w:ins>
          </w:p>
        </w:tc>
        <w:tc>
          <w:tcPr>
            <w:tcW w:type="dxa" w:w="2296"/>
          </w:tcPr>
          <w:p>
            <w:pPr>
              <w:rPr>
                <w:ins w:id="2840" w:author="Hossein Batebi" w:date="2026-09-26T00:00:00Z"/>
              </w:rPr>
            </w:pPr>
            <w:ins w:id="2839" w:author="Hossein Batebi" w:date="2026-09-26T00:00:00Z">
              <w:r>
                <w:rPr>
                  <w:rFonts w:ascii="Arial" w:hAnsi="Arial"/>
                  <w:sz w:val="15"/>
                </w:rPr>
                <w:t>none in frozen map</w:t>
              </w:r>
            </w:ins>
          </w:p>
        </w:tc>
      </w:tr>
      <w:tr>
        <w:tc>
          <w:tcPr>
            <w:tcW w:type="dxa" w:w="2296"/>
          </w:tcPr>
          <w:p>
            <w:pPr>
              <w:rPr>
                <w:ins w:id="2842" w:author="Hossein Batebi" w:date="2026-09-26T00:00:00Z"/>
              </w:rPr>
            </w:pPr>
            <w:ins w:id="2841" w:author="Hossein Batebi" w:date="2026-09-26T00:00:00Z">
              <w:r>
                <w:rPr>
                  <w:rFonts w:ascii="Arial" w:hAnsi="Arial"/>
                  <w:sz w:val="15"/>
                </w:rPr>
                <w:t>8HMP</w:t>
              </w:r>
            </w:ins>
          </w:p>
        </w:tc>
        <w:tc>
          <w:tcPr>
            <w:tcW w:type="dxa" w:w="2296"/>
          </w:tcPr>
          <w:p>
            <w:pPr>
              <w:rPr>
                <w:ins w:id="2844" w:author="Hossein Batebi" w:date="2026-09-26T00:00:00Z"/>
              </w:rPr>
            </w:pPr>
            <w:ins w:id="2843" w:author="Hossein Batebi" w:date="2026-09-26T00:00:00Z">
              <w:r>
                <w:rPr>
                  <w:rFonts w:ascii="Arial" w:hAnsi="Arial"/>
                  <w:sz w:val="15"/>
                </w:rPr>
                <w:t>GPR52</w:t>
              </w:r>
            </w:ins>
          </w:p>
        </w:tc>
        <w:tc>
          <w:tcPr>
            <w:tcW w:type="dxa" w:w="2296"/>
          </w:tcPr>
          <w:p>
            <w:pPr>
              <w:rPr>
                <w:ins w:id="2846" w:author="Hossein Batebi" w:date="2026-09-26T00:00:00Z"/>
              </w:rPr>
            </w:pPr>
            <w:ins w:id="2845" w:author="Hossein Batebi" w:date="2026-09-26T00:00:00Z">
              <w:r>
                <w:rPr>
                  <w:rFonts w:ascii="Arial" w:hAnsi="Arial"/>
                  <w:sz w:val="15"/>
                </w:rPr>
                <w:t>Gs</w:t>
              </w:r>
            </w:ins>
          </w:p>
        </w:tc>
        <w:tc>
          <w:tcPr>
            <w:tcW w:type="dxa" w:w="2296"/>
          </w:tcPr>
          <w:p>
            <w:pPr>
              <w:rPr>
                <w:ins w:id="2848" w:author="Hossein Batebi" w:date="2026-09-26T00:00:00Z"/>
              </w:rPr>
            </w:pPr>
            <w:ins w:id="2847" w:author="Hossein Batebi" w:date="2026-09-26T00:00:00Z">
              <w:r>
                <w:rPr>
                  <w:rFonts w:ascii="Arial" w:hAnsi="Arial"/>
                  <w:sz w:val="15"/>
                </w:rPr>
                <w:t>none in frozen map</w:t>
              </w:r>
            </w:ins>
          </w:p>
        </w:tc>
      </w:tr>
      <w:tr>
        <w:tc>
          <w:tcPr>
            <w:tcW w:type="dxa" w:w="2296"/>
          </w:tcPr>
          <w:p>
            <w:pPr>
              <w:rPr>
                <w:ins w:id="2850" w:author="Hossein Batebi" w:date="2026-09-26T00:00:00Z"/>
              </w:rPr>
            </w:pPr>
            <w:ins w:id="2849" w:author="Hossein Batebi" w:date="2026-09-26T00:00:00Z">
              <w:r>
                <w:rPr>
                  <w:rFonts w:ascii="Arial" w:hAnsi="Arial"/>
                  <w:sz w:val="15"/>
                </w:rPr>
                <w:t>8KGK</w:t>
              </w:r>
            </w:ins>
          </w:p>
        </w:tc>
        <w:tc>
          <w:tcPr>
            <w:tcW w:type="dxa" w:w="2296"/>
          </w:tcPr>
          <w:p>
            <w:pPr>
              <w:rPr>
                <w:ins w:id="2852" w:author="Hossein Batebi" w:date="2026-09-26T00:00:00Z"/>
              </w:rPr>
            </w:pPr>
            <w:ins w:id="2851" w:author="Hossein Batebi" w:date="2026-09-26T00:00:00Z">
              <w:r>
                <w:rPr>
                  <w:rFonts w:ascii="Arial" w:hAnsi="Arial"/>
                  <w:sz w:val="15"/>
                </w:rPr>
                <w:t>GPR61</w:t>
              </w:r>
            </w:ins>
          </w:p>
        </w:tc>
        <w:tc>
          <w:tcPr>
            <w:tcW w:type="dxa" w:w="2296"/>
          </w:tcPr>
          <w:p>
            <w:pPr>
              <w:rPr>
                <w:ins w:id="2854" w:author="Hossein Batebi" w:date="2026-09-26T00:00:00Z"/>
              </w:rPr>
            </w:pPr>
            <w:ins w:id="2853" w:author="Hossein Batebi" w:date="2026-09-26T00:00:00Z">
              <w:r>
                <w:rPr>
                  <w:rFonts w:ascii="Arial" w:hAnsi="Arial"/>
                  <w:sz w:val="15"/>
                </w:rPr>
                <w:t>Gs</w:t>
              </w:r>
            </w:ins>
          </w:p>
        </w:tc>
        <w:tc>
          <w:tcPr>
            <w:tcW w:type="dxa" w:w="2296"/>
          </w:tcPr>
          <w:p>
            <w:pPr>
              <w:rPr>
                <w:ins w:id="2856" w:author="Hossein Batebi" w:date="2026-09-26T00:00:00Z"/>
              </w:rPr>
            </w:pPr>
            <w:ins w:id="2855" w:author="Hossein Batebi" w:date="2026-09-26T00:00:00Z">
              <w:r>
                <w:rPr>
                  <w:rFonts w:ascii="Arial" w:hAnsi="Arial"/>
                  <w:sz w:val="15"/>
                </w:rPr>
                <w:t>none in frozen map</w:t>
              </w:r>
            </w:ins>
          </w:p>
        </w:tc>
      </w:tr>
      <w:tr>
        <w:tc>
          <w:tcPr>
            <w:tcW w:type="dxa" w:w="2296"/>
          </w:tcPr>
          <w:p>
            <w:pPr>
              <w:rPr>
                <w:ins w:id="2858" w:author="Hossein Batebi" w:date="2026-09-26T00:00:00Z"/>
              </w:rPr>
            </w:pPr>
            <w:ins w:id="2857" w:author="Hossein Batebi" w:date="2026-09-26T00:00:00Z">
              <w:r>
                <w:rPr>
                  <w:rFonts w:ascii="Arial" w:hAnsi="Arial"/>
                  <w:sz w:val="15"/>
                </w:rPr>
                <w:t>7EJX</w:t>
              </w:r>
            </w:ins>
          </w:p>
        </w:tc>
        <w:tc>
          <w:tcPr>
            <w:tcW w:type="dxa" w:w="2296"/>
          </w:tcPr>
          <w:p>
            <w:pPr>
              <w:rPr>
                <w:ins w:id="2860" w:author="Hossein Batebi" w:date="2026-09-26T00:00:00Z"/>
              </w:rPr>
            </w:pPr>
            <w:ins w:id="2859" w:author="Hossein Batebi" w:date="2026-09-26T00:00:00Z">
              <w:r>
                <w:rPr>
                  <w:rFonts w:ascii="Arial" w:hAnsi="Arial"/>
                  <w:sz w:val="15"/>
                </w:rPr>
                <w:t>GPR88</w:t>
              </w:r>
            </w:ins>
          </w:p>
        </w:tc>
        <w:tc>
          <w:tcPr>
            <w:tcW w:type="dxa" w:w="2296"/>
          </w:tcPr>
          <w:p>
            <w:pPr>
              <w:rPr>
                <w:ins w:id="2862" w:author="Hossein Batebi" w:date="2026-09-26T00:00:00Z"/>
              </w:rPr>
            </w:pPr>
            <w:ins w:id="2861" w:author="Hossein Batebi" w:date="2026-09-26T00:00:00Z">
              <w:r>
                <w:rPr>
                  <w:rFonts w:ascii="Arial" w:hAnsi="Arial"/>
                  <w:sz w:val="15"/>
                </w:rPr>
                <w:t>Gi/o</w:t>
              </w:r>
            </w:ins>
          </w:p>
        </w:tc>
        <w:tc>
          <w:tcPr>
            <w:tcW w:type="dxa" w:w="2296"/>
          </w:tcPr>
          <w:p>
            <w:pPr>
              <w:rPr>
                <w:ins w:id="2864" w:author="Hossein Batebi" w:date="2026-09-26T00:00:00Z"/>
              </w:rPr>
            </w:pPr>
            <w:ins w:id="2863" w:author="Hossein Batebi" w:date="2026-09-26T00:00:00Z">
              <w:r>
                <w:rPr>
                  <w:rFonts w:ascii="Arial" w:hAnsi="Arial"/>
                  <w:sz w:val="15"/>
                </w:rPr>
                <w:t>none in frozen map</w:t>
              </w:r>
            </w:ins>
          </w:p>
        </w:tc>
      </w:tr>
      <w:tr>
        <w:tc>
          <w:tcPr>
            <w:tcW w:type="dxa" w:w="2296"/>
          </w:tcPr>
          <w:p>
            <w:pPr>
              <w:rPr>
                <w:ins w:id="2866" w:author="Hossein Batebi" w:date="2026-09-26T00:00:00Z"/>
              </w:rPr>
            </w:pPr>
            <w:ins w:id="2865" w:author="Hossein Batebi" w:date="2026-09-26T00:00:00Z">
              <w:r>
                <w:rPr>
                  <w:rFonts w:ascii="Arial" w:hAnsi="Arial"/>
                  <w:sz w:val="15"/>
                </w:rPr>
                <w:t>7YFC</w:t>
              </w:r>
            </w:ins>
          </w:p>
        </w:tc>
        <w:tc>
          <w:tcPr>
            <w:tcW w:type="dxa" w:w="2296"/>
          </w:tcPr>
          <w:p>
            <w:pPr>
              <w:rPr>
                <w:ins w:id="2868" w:author="Hossein Batebi" w:date="2026-09-26T00:00:00Z"/>
              </w:rPr>
            </w:pPr>
            <w:ins w:id="2867" w:author="Hossein Batebi" w:date="2026-09-26T00:00:00Z">
              <w:r>
                <w:rPr>
                  <w:rFonts w:ascii="Arial" w:hAnsi="Arial"/>
                  <w:sz w:val="15"/>
                </w:rPr>
                <w:t>H4</w:t>
              </w:r>
            </w:ins>
          </w:p>
        </w:tc>
        <w:tc>
          <w:tcPr>
            <w:tcW w:type="dxa" w:w="2296"/>
          </w:tcPr>
          <w:p>
            <w:pPr>
              <w:rPr>
                <w:ins w:id="2870" w:author="Hossein Batebi" w:date="2026-09-26T00:00:00Z"/>
              </w:rPr>
            </w:pPr>
            <w:ins w:id="2869" w:author="Hossein Batebi" w:date="2026-09-26T00:00:00Z">
              <w:r>
                <w:rPr>
                  <w:rFonts w:ascii="Arial" w:hAnsi="Arial"/>
                  <w:sz w:val="15"/>
                </w:rPr>
                <w:t>Gq/11</w:t>
              </w:r>
            </w:ins>
          </w:p>
        </w:tc>
        <w:tc>
          <w:tcPr>
            <w:tcW w:type="dxa" w:w="2296"/>
          </w:tcPr>
          <w:p>
            <w:pPr>
              <w:rPr>
                <w:ins w:id="2872" w:author="Hossein Batebi" w:date="2026-09-26T00:00:00Z"/>
              </w:rPr>
            </w:pPr>
            <w:ins w:id="2871" w:author="Hossein Batebi" w:date="2026-09-26T00:00:00Z">
              <w:r>
                <w:rPr>
                  <w:rFonts w:ascii="Arial" w:hAnsi="Arial"/>
                  <w:sz w:val="15"/>
                </w:rPr>
                <w:t>Gi/o</w:t>
              </w:r>
            </w:ins>
          </w:p>
        </w:tc>
      </w:tr>
      <w:tr>
        <w:tc>
          <w:tcPr>
            <w:tcW w:type="dxa" w:w="2296"/>
          </w:tcPr>
          <w:p>
            <w:pPr>
              <w:rPr>
                <w:ins w:id="2874" w:author="Hossein Batebi" w:date="2026-09-26T00:00:00Z"/>
              </w:rPr>
            </w:pPr>
            <w:ins w:id="2873" w:author="Hossein Batebi" w:date="2026-09-26T00:00:00Z">
              <w:r>
                <w:rPr>
                  <w:rFonts w:ascii="Arial" w:hAnsi="Arial"/>
                  <w:sz w:val="15"/>
                </w:rPr>
                <w:t>8XGU</w:t>
              </w:r>
            </w:ins>
          </w:p>
        </w:tc>
        <w:tc>
          <w:tcPr>
            <w:tcW w:type="dxa" w:w="2296"/>
          </w:tcPr>
          <w:p>
            <w:pPr>
              <w:rPr>
                <w:ins w:id="2876" w:author="Hossein Batebi" w:date="2026-09-26T00:00:00Z"/>
              </w:rPr>
            </w:pPr>
            <w:ins w:id="2875" w:author="Hossein Batebi" w:date="2026-09-26T00:00:00Z">
              <w:r>
                <w:rPr>
                  <w:rFonts w:ascii="Arial" w:hAnsi="Arial"/>
                  <w:sz w:val="15"/>
                </w:rPr>
                <w:t>Kisspeptin</w:t>
              </w:r>
            </w:ins>
          </w:p>
        </w:tc>
        <w:tc>
          <w:tcPr>
            <w:tcW w:type="dxa" w:w="2296"/>
          </w:tcPr>
          <w:p>
            <w:pPr>
              <w:rPr>
                <w:ins w:id="2878" w:author="Hossein Batebi" w:date="2026-09-26T00:00:00Z"/>
              </w:rPr>
            </w:pPr>
            <w:ins w:id="2877" w:author="Hossein Batebi" w:date="2026-09-26T00:00:00Z">
              <w:r>
                <w:rPr>
                  <w:rFonts w:ascii="Arial" w:hAnsi="Arial"/>
                  <w:sz w:val="15"/>
                </w:rPr>
                <w:t>Gi/o</w:t>
              </w:r>
            </w:ins>
          </w:p>
        </w:tc>
        <w:tc>
          <w:tcPr>
            <w:tcW w:type="dxa" w:w="2296"/>
          </w:tcPr>
          <w:p>
            <w:pPr>
              <w:rPr>
                <w:ins w:id="2880" w:author="Hossein Batebi" w:date="2026-09-26T00:00:00Z"/>
              </w:rPr>
            </w:pPr>
            <w:ins w:id="2879" w:author="Hossein Batebi" w:date="2026-09-26T00:00:00Z">
              <w:r>
                <w:rPr>
                  <w:rFonts w:ascii="Arial" w:hAnsi="Arial"/>
                  <w:sz w:val="15"/>
                </w:rPr>
                <w:t>Gq/11</w:t>
              </w:r>
            </w:ins>
          </w:p>
        </w:tc>
      </w:tr>
      <w:tr>
        <w:tc>
          <w:tcPr>
            <w:tcW w:type="dxa" w:w="2296"/>
          </w:tcPr>
          <w:p>
            <w:pPr>
              <w:rPr>
                <w:ins w:id="2882" w:author="Hossein Batebi" w:date="2026-09-26T00:00:00Z"/>
              </w:rPr>
            </w:pPr>
            <w:ins w:id="2881" w:author="Hossein Batebi" w:date="2026-09-26T00:00:00Z">
              <w:r>
                <w:rPr>
                  <w:rFonts w:ascii="Arial" w:hAnsi="Arial"/>
                  <w:sz w:val="15"/>
                </w:rPr>
                <w:t>8JGB</w:t>
              </w:r>
            </w:ins>
          </w:p>
        </w:tc>
        <w:tc>
          <w:tcPr>
            <w:tcW w:type="dxa" w:w="2296"/>
          </w:tcPr>
          <w:p>
            <w:pPr>
              <w:rPr>
                <w:ins w:id="2884" w:author="Hossein Batebi" w:date="2026-09-26T00:00:00Z"/>
              </w:rPr>
            </w:pPr>
            <w:ins w:id="2883" w:author="Hossein Batebi" w:date="2026-09-26T00:00:00Z">
              <w:r>
                <w:rPr>
                  <w:rFonts w:ascii="Arial" w:hAnsi="Arial"/>
                  <w:sz w:val="15"/>
                </w:rPr>
                <w:t>MRGPRX1</w:t>
              </w:r>
            </w:ins>
          </w:p>
        </w:tc>
        <w:tc>
          <w:tcPr>
            <w:tcW w:type="dxa" w:w="2296"/>
          </w:tcPr>
          <w:p>
            <w:pPr>
              <w:rPr>
                <w:ins w:id="2886" w:author="Hossein Batebi" w:date="2026-09-26T00:00:00Z"/>
              </w:rPr>
            </w:pPr>
            <w:ins w:id="2885" w:author="Hossein Batebi" w:date="2026-09-26T00:00:00Z">
              <w:r>
                <w:rPr>
                  <w:rFonts w:ascii="Arial" w:hAnsi="Arial"/>
                  <w:sz w:val="15"/>
                </w:rPr>
                <w:t>Gi/o</w:t>
              </w:r>
            </w:ins>
          </w:p>
        </w:tc>
        <w:tc>
          <w:tcPr>
            <w:tcW w:type="dxa" w:w="2296"/>
          </w:tcPr>
          <w:p>
            <w:pPr>
              <w:rPr>
                <w:ins w:id="2888" w:author="Hossein Batebi" w:date="2026-09-26T00:00:00Z"/>
              </w:rPr>
            </w:pPr>
            <w:ins w:id="2887" w:author="Hossein Batebi" w:date="2026-09-26T00:00:00Z">
              <w:r>
                <w:rPr>
                  <w:rFonts w:ascii="Arial" w:hAnsi="Arial"/>
                  <w:sz w:val="15"/>
                </w:rPr>
                <w:t>Gq/11</w:t>
              </w:r>
            </w:ins>
          </w:p>
        </w:tc>
      </w:tr>
      <w:tr>
        <w:tc>
          <w:tcPr>
            <w:tcW w:type="dxa" w:w="2296"/>
          </w:tcPr>
          <w:p>
            <w:pPr>
              <w:rPr>
                <w:ins w:id="2890" w:author="Hossein Batebi" w:date="2026-09-26T00:00:00Z"/>
              </w:rPr>
            </w:pPr>
            <w:ins w:id="2889" w:author="Hossein Batebi" w:date="2026-09-26T00:00:00Z">
              <w:r>
                <w:rPr>
                  <w:rFonts w:ascii="Arial" w:hAnsi="Arial"/>
                  <w:sz w:val="15"/>
                </w:rPr>
                <w:t>7XK8</w:t>
              </w:r>
            </w:ins>
          </w:p>
        </w:tc>
        <w:tc>
          <w:tcPr>
            <w:tcW w:type="dxa" w:w="2296"/>
          </w:tcPr>
          <w:p>
            <w:pPr>
              <w:rPr>
                <w:ins w:id="2892" w:author="Hossein Batebi" w:date="2026-09-26T00:00:00Z"/>
              </w:rPr>
            </w:pPr>
            <w:ins w:id="2891" w:author="Hossein Batebi" w:date="2026-09-26T00:00:00Z">
              <w:r>
                <w:rPr>
                  <w:rFonts w:ascii="Arial" w:hAnsi="Arial"/>
                  <w:sz w:val="15"/>
                </w:rPr>
                <w:t>NMU2</w:t>
              </w:r>
            </w:ins>
          </w:p>
        </w:tc>
        <w:tc>
          <w:tcPr>
            <w:tcW w:type="dxa" w:w="2296"/>
          </w:tcPr>
          <w:p>
            <w:pPr>
              <w:rPr>
                <w:ins w:id="2894" w:author="Hossein Batebi" w:date="2026-09-26T00:00:00Z"/>
              </w:rPr>
            </w:pPr>
            <w:ins w:id="2893" w:author="Hossein Batebi" w:date="2026-09-26T00:00:00Z">
              <w:r>
                <w:rPr>
                  <w:rFonts w:ascii="Arial" w:hAnsi="Arial"/>
                  <w:sz w:val="15"/>
                </w:rPr>
                <w:t>Gi/o</w:t>
              </w:r>
            </w:ins>
          </w:p>
        </w:tc>
        <w:tc>
          <w:tcPr>
            <w:tcW w:type="dxa" w:w="2296"/>
          </w:tcPr>
          <w:p>
            <w:pPr>
              <w:rPr>
                <w:ins w:id="2896" w:author="Hossein Batebi" w:date="2026-09-26T00:00:00Z"/>
              </w:rPr>
            </w:pPr>
            <w:ins w:id="2895" w:author="Hossein Batebi" w:date="2026-09-26T00:00:00Z">
              <w:r>
                <w:rPr>
                  <w:rFonts w:ascii="Arial" w:hAnsi="Arial"/>
                  <w:sz w:val="15"/>
                </w:rPr>
                <w:t>Gq/11</w:t>
              </w:r>
            </w:ins>
          </w:p>
        </w:tc>
      </w:tr>
      <w:tr>
        <w:tc>
          <w:tcPr>
            <w:tcW w:type="dxa" w:w="2296"/>
          </w:tcPr>
          <w:p>
            <w:pPr>
              <w:rPr>
                <w:ins w:id="2898" w:author="Hossein Batebi" w:date="2026-09-26T00:00:00Z"/>
              </w:rPr>
            </w:pPr>
            <w:ins w:id="2897" w:author="Hossein Batebi" w:date="2026-09-26T00:00:00Z">
              <w:r>
                <w:rPr>
                  <w:rFonts w:ascii="Arial" w:hAnsi="Arial"/>
                  <w:sz w:val="15"/>
                </w:rPr>
                <w:t>6CMO</w:t>
              </w:r>
            </w:ins>
          </w:p>
        </w:tc>
        <w:tc>
          <w:tcPr>
            <w:tcW w:type="dxa" w:w="2296"/>
          </w:tcPr>
          <w:p>
            <w:pPr>
              <w:rPr>
                <w:ins w:id="2900" w:author="Hossein Batebi" w:date="2026-09-26T00:00:00Z"/>
              </w:rPr>
            </w:pPr>
            <w:ins w:id="2899" w:author="Hossein Batebi" w:date="2026-09-26T00:00:00Z">
              <w:r>
                <w:rPr>
                  <w:rFonts w:ascii="Arial" w:hAnsi="Arial"/>
                  <w:sz w:val="15"/>
                </w:rPr>
                <w:t>Rhodopsin</w:t>
              </w:r>
            </w:ins>
          </w:p>
        </w:tc>
        <w:tc>
          <w:tcPr>
            <w:tcW w:type="dxa" w:w="2296"/>
          </w:tcPr>
          <w:p>
            <w:pPr>
              <w:rPr>
                <w:ins w:id="2902" w:author="Hossein Batebi" w:date="2026-09-26T00:00:00Z"/>
              </w:rPr>
            </w:pPr>
            <w:ins w:id="2901" w:author="Hossein Batebi" w:date="2026-09-26T00:00:00Z">
              <w:r>
                <w:rPr>
                  <w:rFonts w:ascii="Arial" w:hAnsi="Arial"/>
                  <w:sz w:val="15"/>
                </w:rPr>
                <w:t>Gi/o</w:t>
              </w:r>
            </w:ins>
          </w:p>
        </w:tc>
        <w:tc>
          <w:tcPr>
            <w:tcW w:type="dxa" w:w="2296"/>
          </w:tcPr>
          <w:p>
            <w:pPr>
              <w:rPr>
                <w:ins w:id="2904" w:author="Hossein Batebi" w:date="2026-09-26T00:00:00Z"/>
              </w:rPr>
            </w:pPr>
            <w:ins w:id="2903" w:author="Hossein Batebi" w:date="2026-09-26T00:00:00Z">
              <w:r>
                <w:rPr>
                  <w:rFonts w:ascii="Arial" w:hAnsi="Arial"/>
                  <w:sz w:val="15"/>
                </w:rPr>
                <w:t>none in frozen map</w:t>
              </w:r>
            </w:ins>
          </w:p>
        </w:tc>
      </w:tr>
      <w:tr>
        <w:tc>
          <w:tcPr>
            <w:tcW w:type="dxa" w:w="2296"/>
          </w:tcPr>
          <w:p>
            <w:pPr>
              <w:rPr>
                <w:ins w:id="2906" w:author="Hossein Batebi" w:date="2026-09-26T00:00:00Z"/>
              </w:rPr>
            </w:pPr>
            <w:ins w:id="2905" w:author="Hossein Batebi" w:date="2026-09-26T00:00:00Z">
              <w:r>
                <w:rPr>
                  <w:rFonts w:ascii="Arial" w:hAnsi="Arial"/>
                  <w:sz w:val="15"/>
                </w:rPr>
                <w:t>8IU2</w:t>
              </w:r>
            </w:ins>
          </w:p>
        </w:tc>
        <w:tc>
          <w:tcPr>
            <w:tcW w:type="dxa" w:w="2296"/>
          </w:tcPr>
          <w:p>
            <w:pPr>
              <w:rPr>
                <w:ins w:id="2908" w:author="Hossein Batebi" w:date="2026-09-26T00:00:00Z"/>
              </w:rPr>
            </w:pPr>
            <w:ins w:id="2907" w:author="Hossein Batebi" w:date="2026-09-26T00:00:00Z">
              <w:r>
                <w:rPr>
                  <w:rFonts w:ascii="Arial" w:hAnsi="Arial"/>
                  <w:sz w:val="15"/>
                </w:rPr>
                <w:t>OPN1LW</w:t>
              </w:r>
            </w:ins>
          </w:p>
        </w:tc>
        <w:tc>
          <w:tcPr>
            <w:tcW w:type="dxa" w:w="2296"/>
          </w:tcPr>
          <w:p>
            <w:pPr>
              <w:rPr>
                <w:ins w:id="2910" w:author="Hossein Batebi" w:date="2026-09-26T00:00:00Z"/>
              </w:rPr>
            </w:pPr>
            <w:ins w:id="2909" w:author="Hossein Batebi" w:date="2026-09-26T00:00:00Z">
              <w:r>
                <w:rPr>
                  <w:rFonts w:ascii="Arial" w:hAnsi="Arial"/>
                  <w:sz w:val="15"/>
                </w:rPr>
                <w:t>Gi/o</w:t>
              </w:r>
            </w:ins>
          </w:p>
        </w:tc>
        <w:tc>
          <w:tcPr>
            <w:tcW w:type="dxa" w:w="2296"/>
          </w:tcPr>
          <w:p>
            <w:pPr>
              <w:rPr>
                <w:ins w:id="2912" w:author="Hossein Batebi" w:date="2026-09-26T00:00:00Z"/>
              </w:rPr>
            </w:pPr>
            <w:ins w:id="2911" w:author="Hossein Batebi" w:date="2026-09-26T00:00:00Z">
              <w:r>
                <w:rPr>
                  <w:rFonts w:ascii="Arial" w:hAnsi="Arial"/>
                  <w:sz w:val="15"/>
                </w:rPr>
                <w:t>none in frozen map</w:t>
              </w:r>
            </w:ins>
          </w:p>
        </w:tc>
      </w:tr>
      <w:tr>
        <w:tc>
          <w:tcPr>
            <w:tcW w:type="dxa" w:w="2296"/>
          </w:tcPr>
          <w:p>
            <w:pPr>
              <w:rPr>
                <w:ins w:id="2914" w:author="Hossein Batebi" w:date="2026-09-26T00:00:00Z"/>
              </w:rPr>
            </w:pPr>
            <w:ins w:id="2913" w:author="Hossein Batebi" w:date="2026-09-26T00:00:00Z">
              <w:r>
                <w:rPr>
                  <w:rFonts w:ascii="Arial" w:hAnsi="Arial"/>
                  <w:sz w:val="15"/>
                </w:rPr>
                <w:t>8WJX</w:t>
              </w:r>
            </w:ins>
          </w:p>
        </w:tc>
        <w:tc>
          <w:tcPr>
            <w:tcW w:type="dxa" w:w="2296"/>
          </w:tcPr>
          <w:p>
            <w:pPr>
              <w:rPr>
                <w:ins w:id="2916" w:author="Hossein Batebi" w:date="2026-09-26T00:00:00Z"/>
              </w:rPr>
            </w:pPr>
            <w:ins w:id="2915" w:author="Hossein Batebi" w:date="2026-09-26T00:00:00Z">
              <w:r>
                <w:rPr>
                  <w:rFonts w:ascii="Arial" w:hAnsi="Arial"/>
                  <w:sz w:val="15"/>
                </w:rPr>
                <w:t>P2Y1</w:t>
              </w:r>
            </w:ins>
          </w:p>
        </w:tc>
        <w:tc>
          <w:tcPr>
            <w:tcW w:type="dxa" w:w="2296"/>
          </w:tcPr>
          <w:p>
            <w:pPr>
              <w:rPr>
                <w:ins w:id="2918" w:author="Hossein Batebi" w:date="2026-09-26T00:00:00Z"/>
              </w:rPr>
            </w:pPr>
            <w:ins w:id="2917" w:author="Hossein Batebi" w:date="2026-09-26T00:00:00Z">
              <w:r>
                <w:rPr>
                  <w:rFonts w:ascii="Arial" w:hAnsi="Arial"/>
                  <w:sz w:val="15"/>
                </w:rPr>
                <w:t>Gs</w:t>
              </w:r>
            </w:ins>
          </w:p>
        </w:tc>
        <w:tc>
          <w:tcPr>
            <w:tcW w:type="dxa" w:w="2296"/>
          </w:tcPr>
          <w:p>
            <w:pPr>
              <w:rPr>
                <w:ins w:id="2920" w:author="Hossein Batebi" w:date="2026-09-26T00:00:00Z"/>
              </w:rPr>
            </w:pPr>
            <w:ins w:id="2919" w:author="Hossein Batebi" w:date="2026-09-26T00:00:00Z">
              <w:r>
                <w:rPr>
                  <w:rFonts w:ascii="Arial" w:hAnsi="Arial"/>
                  <w:sz w:val="15"/>
                </w:rPr>
                <w:t>Gi/o, Gq/11</w:t>
              </w:r>
            </w:ins>
          </w:p>
        </w:tc>
      </w:tr>
      <w:tr>
        <w:tc>
          <w:tcPr>
            <w:tcW w:type="dxa" w:w="2296"/>
          </w:tcPr>
          <w:p>
            <w:pPr>
              <w:rPr>
                <w:ins w:id="2922" w:author="Hossein Batebi" w:date="2026-09-26T00:00:00Z"/>
              </w:rPr>
            </w:pPr>
            <w:ins w:id="2921" w:author="Hossein Batebi" w:date="2026-09-26T00:00:00Z">
              <w:r>
                <w:rPr>
                  <w:rFonts w:ascii="Arial" w:hAnsi="Arial"/>
                  <w:sz w:val="15"/>
                </w:rPr>
                <w:t>7XXI</w:t>
              </w:r>
            </w:ins>
          </w:p>
        </w:tc>
        <w:tc>
          <w:tcPr>
            <w:tcW w:type="dxa" w:w="2296"/>
          </w:tcPr>
          <w:p>
            <w:pPr>
              <w:rPr>
                <w:ins w:id="2924" w:author="Hossein Batebi" w:date="2026-09-26T00:00:00Z"/>
              </w:rPr>
            </w:pPr>
            <w:ins w:id="2923" w:author="Hossein Batebi" w:date="2026-09-26T00:00:00Z">
              <w:r>
                <w:rPr>
                  <w:rFonts w:ascii="Arial" w:hAnsi="Arial"/>
                  <w:sz w:val="15"/>
                </w:rPr>
                <w:t>P2Y12</w:t>
              </w:r>
            </w:ins>
          </w:p>
        </w:tc>
        <w:tc>
          <w:tcPr>
            <w:tcW w:type="dxa" w:w="2296"/>
          </w:tcPr>
          <w:p>
            <w:pPr>
              <w:rPr>
                <w:ins w:id="2926" w:author="Hossein Batebi" w:date="2026-09-26T00:00:00Z"/>
              </w:rPr>
            </w:pPr>
            <w:ins w:id="2925" w:author="Hossein Batebi" w:date="2026-09-26T00:00:00Z">
              <w:r>
                <w:rPr>
                  <w:rFonts w:ascii="Arial" w:hAnsi="Arial"/>
                  <w:sz w:val="15"/>
                </w:rPr>
                <w:t>Gi/o</w:t>
              </w:r>
            </w:ins>
          </w:p>
        </w:tc>
        <w:tc>
          <w:tcPr>
            <w:tcW w:type="dxa" w:w="2296"/>
          </w:tcPr>
          <w:p>
            <w:pPr>
              <w:rPr>
                <w:ins w:id="2928" w:author="Hossein Batebi" w:date="2026-09-26T00:00:00Z"/>
              </w:rPr>
            </w:pPr>
            <w:ins w:id="2927" w:author="Hossein Batebi" w:date="2026-09-26T00:00:00Z">
              <w:r>
                <w:rPr>
                  <w:rFonts w:ascii="Arial" w:hAnsi="Arial"/>
                  <w:sz w:val="15"/>
                </w:rPr>
                <w:t>none in frozen map</w:t>
              </w:r>
            </w:ins>
          </w:p>
        </w:tc>
      </w:tr>
      <w:tr>
        <w:tc>
          <w:tcPr>
            <w:tcW w:type="dxa" w:w="2296"/>
          </w:tcPr>
          <w:p>
            <w:pPr>
              <w:rPr>
                <w:ins w:id="2930" w:author="Hossein Batebi" w:date="2026-09-26T00:00:00Z"/>
              </w:rPr>
            </w:pPr>
            <w:ins w:id="2929" w:author="Hossein Batebi" w:date="2026-09-26T00:00:00Z">
              <w:r>
                <w:rPr>
                  <w:rFonts w:ascii="Arial" w:hAnsi="Arial"/>
                  <w:sz w:val="15"/>
                </w:rPr>
                <w:t>8ZPS</w:t>
              </w:r>
            </w:ins>
          </w:p>
        </w:tc>
        <w:tc>
          <w:tcPr>
            <w:tcW w:type="dxa" w:w="2296"/>
          </w:tcPr>
          <w:p>
            <w:pPr>
              <w:rPr>
                <w:ins w:id="2932" w:author="Hossein Batebi" w:date="2026-09-26T00:00:00Z"/>
              </w:rPr>
            </w:pPr>
            <w:ins w:id="2931" w:author="Hossein Batebi" w:date="2026-09-26T00:00:00Z">
              <w:r>
                <w:rPr>
                  <w:rFonts w:ascii="Arial" w:hAnsi="Arial"/>
                  <w:sz w:val="15"/>
                </w:rPr>
                <w:t>PrRP</w:t>
              </w:r>
            </w:ins>
          </w:p>
        </w:tc>
        <w:tc>
          <w:tcPr>
            <w:tcW w:type="dxa" w:w="2296"/>
          </w:tcPr>
          <w:p>
            <w:pPr>
              <w:rPr>
                <w:ins w:id="2934" w:author="Hossein Batebi" w:date="2026-09-26T00:00:00Z"/>
              </w:rPr>
            </w:pPr>
            <w:ins w:id="2933" w:author="Hossein Batebi" w:date="2026-09-26T00:00:00Z">
              <w:r>
                <w:rPr>
                  <w:rFonts w:ascii="Arial" w:hAnsi="Arial"/>
                  <w:sz w:val="15"/>
                </w:rPr>
                <w:t>Gi/o</w:t>
              </w:r>
            </w:ins>
          </w:p>
        </w:tc>
        <w:tc>
          <w:tcPr>
            <w:tcW w:type="dxa" w:w="2296"/>
          </w:tcPr>
          <w:p>
            <w:pPr>
              <w:rPr>
                <w:ins w:id="2936" w:author="Hossein Batebi" w:date="2026-09-26T00:00:00Z"/>
              </w:rPr>
            </w:pPr>
            <w:ins w:id="2935" w:author="Hossein Batebi" w:date="2026-09-26T00:00:00Z">
              <w:r>
                <w:rPr>
                  <w:rFonts w:ascii="Arial" w:hAnsi="Arial"/>
                  <w:sz w:val="15"/>
                </w:rPr>
                <w:t>none in frozen map</w:t>
              </w:r>
            </w:ins>
          </w:p>
        </w:tc>
      </w:tr>
      <w:tr>
        <w:tc>
          <w:tcPr>
            <w:tcW w:type="dxa" w:w="2296"/>
          </w:tcPr>
          <w:p>
            <w:pPr>
              <w:rPr>
                <w:ins w:id="2938" w:author="Hossein Batebi" w:date="2026-09-26T00:00:00Z"/>
              </w:rPr>
            </w:pPr>
            <w:ins w:id="2937" w:author="Hossein Batebi" w:date="2026-09-26T00:00:00Z">
              <w:r>
                <w:rPr>
                  <w:rFonts w:ascii="Arial" w:hAnsi="Arial"/>
                  <w:sz w:val="15"/>
                </w:rPr>
                <w:t>8ZPT</w:t>
              </w:r>
            </w:ins>
          </w:p>
        </w:tc>
        <w:tc>
          <w:tcPr>
            <w:tcW w:type="dxa" w:w="2296"/>
          </w:tcPr>
          <w:p>
            <w:pPr>
              <w:rPr>
                <w:ins w:id="2940" w:author="Hossein Batebi" w:date="2026-09-26T00:00:00Z"/>
              </w:rPr>
            </w:pPr>
            <w:ins w:id="2939" w:author="Hossein Batebi" w:date="2026-09-26T00:00:00Z">
              <w:r>
                <w:rPr>
                  <w:rFonts w:ascii="Arial" w:hAnsi="Arial"/>
                  <w:sz w:val="15"/>
                </w:rPr>
                <w:t>PrRP</w:t>
              </w:r>
            </w:ins>
          </w:p>
        </w:tc>
        <w:tc>
          <w:tcPr>
            <w:tcW w:type="dxa" w:w="2296"/>
          </w:tcPr>
          <w:p>
            <w:pPr>
              <w:rPr>
                <w:ins w:id="2942" w:author="Hossein Batebi" w:date="2026-09-26T00:00:00Z"/>
              </w:rPr>
            </w:pPr>
            <w:ins w:id="2941" w:author="Hossein Batebi" w:date="2026-09-26T00:00:00Z">
              <w:r>
                <w:rPr>
                  <w:rFonts w:ascii="Arial" w:hAnsi="Arial"/>
                  <w:sz w:val="15"/>
                </w:rPr>
                <w:t>Gq/11</w:t>
              </w:r>
            </w:ins>
          </w:p>
        </w:tc>
        <w:tc>
          <w:tcPr>
            <w:tcW w:type="dxa" w:w="2296"/>
          </w:tcPr>
          <w:p>
            <w:pPr>
              <w:rPr>
                <w:ins w:id="2944" w:author="Hossein Batebi" w:date="2026-09-26T00:00:00Z"/>
              </w:rPr>
            </w:pPr>
            <w:ins w:id="2943" w:author="Hossein Batebi" w:date="2026-09-26T00:00:00Z">
              <w:r>
                <w:rPr>
                  <w:rFonts w:ascii="Arial" w:hAnsi="Arial"/>
                  <w:sz w:val="15"/>
                </w:rPr>
                <w:t>none in frozen map</w:t>
              </w:r>
            </w:ins>
          </w:p>
        </w:tc>
      </w:tr>
      <w:tr>
        <w:tc>
          <w:tcPr>
            <w:tcW w:type="dxa" w:w="2296"/>
          </w:tcPr>
          <w:p>
            <w:pPr>
              <w:rPr>
                <w:ins w:id="2946" w:author="Hossein Batebi" w:date="2026-09-26T00:00:00Z"/>
              </w:rPr>
            </w:pPr>
            <w:ins w:id="2945" w:author="Hossein Batebi" w:date="2026-09-26T00:00:00Z">
              <w:r>
                <w:rPr>
                  <w:rFonts w:ascii="Arial" w:hAnsi="Arial"/>
                  <w:sz w:val="15"/>
                </w:rPr>
                <w:t>8JPP</w:t>
              </w:r>
            </w:ins>
          </w:p>
        </w:tc>
        <w:tc>
          <w:tcPr>
            <w:tcW w:type="dxa" w:w="2296"/>
          </w:tcPr>
          <w:p>
            <w:pPr>
              <w:rPr>
                <w:ins w:id="2948" w:author="Hossein Batebi" w:date="2026-09-26T00:00:00Z"/>
              </w:rPr>
            </w:pPr>
            <w:ins w:id="2947" w:author="Hossein Batebi" w:date="2026-09-26T00:00:00Z">
              <w:r>
                <w:rPr>
                  <w:rFonts w:ascii="Arial" w:hAnsi="Arial"/>
                  <w:sz w:val="15"/>
                </w:rPr>
                <w:t>Succinate</w:t>
              </w:r>
            </w:ins>
          </w:p>
        </w:tc>
        <w:tc>
          <w:tcPr>
            <w:tcW w:type="dxa" w:w="2296"/>
          </w:tcPr>
          <w:p>
            <w:pPr>
              <w:rPr>
                <w:ins w:id="2950" w:author="Hossein Batebi" w:date="2026-09-26T00:00:00Z"/>
              </w:rPr>
            </w:pPr>
            <w:ins w:id="2949" w:author="Hossein Batebi" w:date="2026-09-26T00:00:00Z">
              <w:r>
                <w:rPr>
                  <w:rFonts w:ascii="Arial" w:hAnsi="Arial"/>
                  <w:sz w:val="15"/>
                </w:rPr>
                <w:t>Gs</w:t>
              </w:r>
            </w:ins>
          </w:p>
        </w:tc>
        <w:tc>
          <w:tcPr>
            <w:tcW w:type="dxa" w:w="2296"/>
          </w:tcPr>
          <w:p>
            <w:pPr>
              <w:rPr>
                <w:ins w:id="2952" w:author="Hossein Batebi" w:date="2026-09-26T00:00:00Z"/>
              </w:rPr>
            </w:pPr>
            <w:ins w:id="2951" w:author="Hossein Batebi" w:date="2026-09-26T00:00:00Z">
              <w:r>
                <w:rPr>
                  <w:rFonts w:ascii="Arial" w:hAnsi="Arial"/>
                  <w:sz w:val="15"/>
                </w:rPr>
                <w:t>Gi/o, Gq/11</w:t>
              </w:r>
            </w:ins>
          </w:p>
        </w:tc>
      </w:tr>
    </w:tbl>
    <w:p>
      <w:pPr>
        <w:pStyle w:val="Normal"/>
        <w:rPr>
          <w:ins w:id="2954" w:author="Hossein Batebi" w:date="2026-09-26T00:00:00Z"/>
        </w:rPr>
      </w:pPr>
      <w:ins w:id="2953" w:author="Hossein Batebi" w:date="2026-09-26T00:00:00Z">
        <w:r>
          <w:t>Clinical/pharmacological reading: this list includes established or actively investigated pharmacological targets such as 5-HT4, CCK2, H4 and P2Y12. It is provided to prevent a structural captured class from being mistaken for an exclusive functional preference. Absence of support in the frozen common map is not evidence of biological non-coupling and may reflect assay scope, context or later evidence.</w:t>
        </w:r>
      </w:ins>
    </w:p>
    <w:p>
      <w:pPr>
        <w:pStyle w:val="Normal"/>
        <w:rPr>
          <w:ins w:id="2956" w:author="Hossein Batebi" w:date="2026-09-26T00:00:00Z"/>
        </w:rPr>
      </w:pPr>
      <w:ins w:id="2955" w:author="Hossein Batebi" w:date="2026-09-26T00:00:00Z">
        <w:r>
          <w:t xml:space="preserve">Table S31 | Within-receptor multiclass test under sequence-identity-cluster validation. The same 34 receptors and 72 receptor-transducer units are used under every validation scheme, so the schemes are directly comparable; only the fold structure, and therefore the out-of-fold predictions, change. No model was refitted: the analysis reuses the frozen out-of-fold predictions supplied in Source Data S11, which cover every representation under receptor-grouped and 50%, 40% and 30% sequence-identity-cluster validation. P values are one-sided empirical probabilities from 10,000 within-receptor label permutations that preserve each receptor’s observed class composition. Full sequence is a degenerate negative control rather than a competing model, because a receptor’s sequence input is identical across its captured-class units; it reproduces the permutation value exactly at every threshold. Three further representations behave the same way and are reported in Source Data S16. </w:t>
        </w:r>
        <w:del w:id="300001" w:author="Hossein Batebi" w:date="2026-09-27T00:00:00Z">
          <w:r>
            <w:delText xml:space="preserve">These values come from the sequence-interface-audit run (Source Data S11), whose endpoint-geometry model reaches macro ROC AUC 0.778 under receptor-grouped validation; the value quoted in Results 3.3 comes from the independent run in Source Data S3, so thresholds must be compared against this run’s own receptor-grouped reference of +0.051 rather than against that figure.</w:delText>
          </w:r>
        </w:del>
        <w:r>
          <w:t xml:space="preserve">These values come from the evolutionary-transfer audit (Source Data S11), whose endpoint-geometry model reaches macro ROC AUC 0.776 under receptor-grouped validation, and they must be read against that run’s own receptor-grouped margin of +0.051. The +0.065 margin quoted first in Results 3.2 comes from the archive-wide static-first-pass run (Source Data S3, macro ROC AUC 0.778), which has no identity-cluster equivalent; the two runs share their 107 inputs and their fold assignment but differ in estimator configuration, so their values are not interchangeable. The coordinate-only refit of this representation is reported in Table S33.</w:t>
        </w:r>
      </w:ins>
    </w:p>
    <w:tbl>
      <w:tblPr>
        <w:tblW w:type="auto" w:w="0"/>
        <w:tblLook w:firstColumn="1" w:firstRow="1" w:lastColumn="0" w:lastRow="0" w:noHBand="0" w:noVBand="1" w:val="04A0"/>
      </w:tblPr>
      <w:tblGrid>
        <w:gridCol w:w="1225"/>
        <w:gridCol w:w="1225"/>
        <w:gridCol w:w="1225"/>
        <w:gridCol w:w="1225"/>
        <w:gridCol w:w="1225"/>
        <w:gridCol w:w="1225"/>
        <w:gridCol w:w="1225"/>
        <w:gridCol w:w="1225"/>
      </w:tblGrid>
      <w:tr>
        <w:tc>
          <w:tcPr>
            <w:tcW w:type="dxa" w:w="1225"/>
          </w:tcPr>
          <w:p>
            <w:pPr>
              <w:rPr>
                <w:ins w:id="2958" w:author="Hossein Batebi" w:date="2026-09-26T00:00:00Z"/>
              </w:rPr>
            </w:pPr>
            <w:ins w:id="2957" w:author="Hossein Batebi" w:date="2026-09-26T00:00:00Z">
              <w:r>
                <w:rPr>
                  <w:rFonts w:ascii="Arial" w:hAnsi="Arial"/>
                  <w:sz w:val="15"/>
                </w:rPr>
                <w:t xml:space="preserve">Validation</w:t>
              </w:r>
            </w:ins>
          </w:p>
        </w:tc>
        <w:tc>
          <w:tcPr>
            <w:tcW w:type="dxa" w:w="1225"/>
          </w:tcPr>
          <w:p>
            <w:pPr>
              <w:rPr>
                <w:ins w:id="2960" w:author="Hossein Batebi" w:date="2026-09-26T00:00:00Z"/>
              </w:rPr>
            </w:pPr>
            <w:ins w:id="2959" w:author="Hossein Batebi" w:date="2026-09-26T00:00:00Z">
              <w:r>
                <w:rPr>
                  <w:rFonts w:ascii="Arial" w:hAnsi="Arial"/>
                  <w:sz w:val="15"/>
                </w:rPr>
                <w:t xml:space="preserve">Representation</w:t>
              </w:r>
            </w:ins>
          </w:p>
        </w:tc>
        <w:tc>
          <w:tcPr>
            <w:tcW w:type="dxa" w:w="1225"/>
          </w:tcPr>
          <w:p>
            <w:pPr>
              <w:rPr>
                <w:ins w:id="2962" w:author="Hossein Batebi" w:date="2026-09-26T00:00:00Z"/>
              </w:rPr>
            </w:pPr>
            <w:ins w:id="2961" w:author="Hossein Batebi" w:date="2026-09-26T00:00:00Z">
              <w:r>
                <w:rPr>
                  <w:rFonts w:ascii="Arial" w:hAnsi="Arial"/>
                  <w:sz w:val="15"/>
                </w:rPr>
                <w:t xml:space="preserve">Within-receptor accuracy</w:t>
              </w:r>
            </w:ins>
          </w:p>
        </w:tc>
        <w:tc>
          <w:tcPr>
            <w:tcW w:type="dxa" w:w="1225"/>
          </w:tcPr>
          <w:p>
            <w:pPr>
              <w:rPr>
                <w:ins w:id="2964" w:author="Hossein Batebi" w:date="2026-09-26T00:00:00Z"/>
              </w:rPr>
            </w:pPr>
            <w:ins w:id="2963" w:author="Hossein Batebi" w:date="2026-09-26T00:00:00Z">
              <w:r>
                <w:rPr>
                  <w:rFonts w:ascii="Arial" w:hAnsi="Arial"/>
                  <w:sz w:val="15"/>
                </w:rPr>
                <w:t xml:space="preserve">Permutation accuracy</w:t>
              </w:r>
            </w:ins>
          </w:p>
        </w:tc>
        <w:tc>
          <w:tcPr>
            <w:tcW w:type="dxa" w:w="1225"/>
          </w:tcPr>
          <w:p>
            <w:pPr>
              <w:rPr>
                <w:ins w:id="2966" w:author="Hossein Batebi" w:date="2026-09-26T00:00:00Z"/>
              </w:rPr>
            </w:pPr>
            <w:ins w:id="2965" w:author="Hossein Batebi" w:date="2026-09-26T00:00:00Z">
              <w:r>
                <w:rPr>
                  <w:rFonts w:ascii="Arial" w:hAnsi="Arial"/>
                  <w:sz w:val="15"/>
                </w:rPr>
                <w:t xml:space="preserve">P (accuracy)</w:t>
              </w:r>
            </w:ins>
          </w:p>
        </w:tc>
        <w:tc>
          <w:tcPr>
            <w:tcW w:type="dxa" w:w="1225"/>
          </w:tcPr>
          <w:p>
            <w:pPr>
              <w:rPr>
                <w:ins w:id="2968" w:author="Hossein Batebi" w:date="2026-09-26T00:00:00Z"/>
              </w:rPr>
            </w:pPr>
            <w:ins w:id="2967" w:author="Hossein Batebi" w:date="2026-09-26T00:00:00Z">
              <w:r>
                <w:rPr>
                  <w:rFonts w:ascii="Arial" w:hAnsi="Arial"/>
                  <w:sz w:val="15"/>
                </w:rPr>
                <w:t xml:space="preserve">Mean margin</w:t>
              </w:r>
            </w:ins>
          </w:p>
        </w:tc>
        <w:tc>
          <w:tcPr>
            <w:tcW w:type="dxa" w:w="1225"/>
          </w:tcPr>
          <w:p>
            <w:pPr>
              <w:rPr>
                <w:ins w:id="2970" w:author="Hossein Batebi" w:date="2026-09-26T00:00:00Z"/>
              </w:rPr>
            </w:pPr>
            <w:ins w:id="2969" w:author="Hossein Batebi" w:date="2026-09-26T00:00:00Z">
              <w:r>
                <w:rPr>
                  <w:rFonts w:ascii="Arial" w:hAnsi="Arial"/>
                  <w:sz w:val="15"/>
                </w:rPr>
                <w:t xml:space="preserve">Permutation margin</w:t>
              </w:r>
            </w:ins>
          </w:p>
        </w:tc>
        <w:tc>
          <w:tcPr>
            <w:tcW w:type="dxa" w:w="1225"/>
          </w:tcPr>
          <w:p>
            <w:pPr>
              <w:rPr>
                <w:ins w:id="2972" w:author="Hossein Batebi" w:date="2026-09-26T00:00:00Z"/>
              </w:rPr>
            </w:pPr>
            <w:ins w:id="2971" w:author="Hossein Batebi" w:date="2026-09-26T00:00:00Z">
              <w:r>
                <w:rPr>
                  <w:rFonts w:ascii="Arial" w:hAnsi="Arial"/>
                  <w:sz w:val="15"/>
                </w:rPr>
                <w:t xml:space="preserve">P (margin)</w:t>
              </w:r>
            </w:ins>
          </w:p>
        </w:tc>
      </w:tr>
      <w:tr>
        <w:tc>
          <w:tcPr>
            <w:tcW w:type="dxa" w:w="1225"/>
          </w:tcPr>
          <w:p>
            <w:pPr>
              <w:rPr>
                <w:ins w:id="2974" w:author="Hossein Batebi" w:date="2026-09-26T00:00:00Z"/>
              </w:rPr>
            </w:pPr>
            <w:ins w:id="2973" w:author="Hossein Batebi" w:date="2026-09-26T00:00:00Z">
              <w:r>
                <w:rPr>
                  <w:rFonts w:ascii="Arial" w:hAnsi="Arial"/>
                  <w:sz w:val="15"/>
                </w:rPr>
                <w:t xml:space="preserve">Receptor-grouped</w:t>
              </w:r>
            </w:ins>
          </w:p>
        </w:tc>
        <w:tc>
          <w:tcPr>
            <w:tcW w:type="dxa" w:w="1225"/>
          </w:tcPr>
          <w:p>
            <w:pPr>
              <w:rPr>
                <w:ins w:id="2976" w:author="Hossein Batebi" w:date="2026-09-26T00:00:00Z"/>
              </w:rPr>
            </w:pPr>
            <w:ins w:id="2975" w:author="Hossein Batebi" w:date="2026-09-26T00:00:00Z">
              <w:r>
                <w:rPr>
                  <w:rFonts w:ascii="Arial" w:hAnsi="Arial"/>
                  <w:sz w:val="15"/>
                </w:rPr>
                <w:t xml:space="preserve">Endpoint geometry</w:t>
              </w:r>
            </w:ins>
          </w:p>
        </w:tc>
        <w:tc>
          <w:tcPr>
            <w:tcW w:type="dxa" w:w="1225"/>
          </w:tcPr>
          <w:p>
            <w:pPr>
              <w:rPr>
                <w:ins w:id="2978" w:author="Hossein Batebi" w:date="2026-09-26T00:00:00Z"/>
              </w:rPr>
            </w:pPr>
            <w:ins w:id="2977" w:author="Hossein Batebi" w:date="2026-09-26T00:00:00Z">
              <w:r>
                <w:rPr>
                  <w:rFonts w:ascii="Arial" w:hAnsi="Arial"/>
                  <w:sz w:val="15"/>
                </w:rPr>
                <w:t xml:space="preserve">0.597</w:t>
              </w:r>
            </w:ins>
          </w:p>
        </w:tc>
        <w:tc>
          <w:tcPr>
            <w:tcW w:type="dxa" w:w="1225"/>
          </w:tcPr>
          <w:p>
            <w:pPr>
              <w:rPr>
                <w:ins w:id="2980" w:author="Hossein Batebi" w:date="2026-09-26T00:00:00Z"/>
              </w:rPr>
            </w:pPr>
            <w:ins w:id="2979" w:author="Hossein Batebi" w:date="2026-09-26T00:00:00Z">
              <w:r>
                <w:rPr>
                  <w:rFonts w:ascii="Arial" w:hAnsi="Arial"/>
                  <w:sz w:val="15"/>
                </w:rPr>
                <w:t xml:space="preserve">0.472</w:t>
              </w:r>
            </w:ins>
          </w:p>
        </w:tc>
        <w:tc>
          <w:tcPr>
            <w:tcW w:type="dxa" w:w="1225"/>
          </w:tcPr>
          <w:p>
            <w:pPr>
              <w:rPr>
                <w:ins w:id="2982" w:author="Hossein Batebi" w:date="2026-09-26T00:00:00Z"/>
              </w:rPr>
            </w:pPr>
            <w:ins w:id="2981" w:author="Hossein Batebi" w:date="2026-09-26T00:00:00Z">
              <w:r>
                <w:rPr>
                  <w:rFonts w:ascii="Arial" w:hAnsi="Arial"/>
                  <w:sz w:val="15"/>
                </w:rPr>
                <w:t xml:space="preserve">0.0011</w:t>
              </w:r>
            </w:ins>
          </w:p>
        </w:tc>
        <w:tc>
          <w:tcPr>
            <w:tcW w:type="dxa" w:w="1225"/>
          </w:tcPr>
          <w:p>
            <w:pPr>
              <w:rPr>
                <w:ins w:id="2984" w:author="Hossein Batebi" w:date="2026-09-26T00:00:00Z"/>
              </w:rPr>
            </w:pPr>
            <w:ins w:id="2983" w:author="Hossein Batebi" w:date="2026-09-26T00:00:00Z">
              <w:r>
                <w:rPr>
                  <w:rFonts w:ascii="Arial" w:hAnsi="Arial"/>
                  <w:sz w:val="15"/>
                </w:rPr>
                <w:t xml:space="preserve">+0.051</w:t>
              </w:r>
            </w:ins>
          </w:p>
        </w:tc>
        <w:tc>
          <w:tcPr>
            <w:tcW w:type="dxa" w:w="1225"/>
          </w:tcPr>
          <w:p>
            <w:pPr>
              <w:rPr>
                <w:ins w:id="2986" w:author="Hossein Batebi" w:date="2026-09-26T00:00:00Z"/>
              </w:rPr>
            </w:pPr>
            <w:ins w:id="2985" w:author="Hossein Batebi" w:date="2026-09-26T00:00:00Z">
              <w:r>
                <w:rPr>
                  <w:rFonts w:ascii="Arial" w:hAnsi="Arial"/>
                  <w:sz w:val="15"/>
                </w:rPr>
                <w:t xml:space="preserve">-0.036</w:t>
              </w:r>
            </w:ins>
          </w:p>
        </w:tc>
        <w:tc>
          <w:tcPr>
            <w:tcW w:type="dxa" w:w="1225"/>
          </w:tcPr>
          <w:p>
            <w:pPr>
              <w:rPr>
                <w:ins w:id="2988" w:author="Hossein Batebi" w:date="2026-09-26T00:00:00Z"/>
              </w:rPr>
            </w:pPr>
            <w:ins w:id="2987" w:author="Hossein Batebi" w:date="2026-09-26T00:00:00Z">
              <w:r>
                <w:rPr>
                  <w:rFonts w:ascii="Arial" w:hAnsi="Arial"/>
                  <w:sz w:val="15"/>
                </w:rPr>
                <w:t xml:space="preserve">0.0094</w:t>
              </w:r>
            </w:ins>
          </w:p>
        </w:tc>
      </w:tr>
      <w:tr>
        <w:tc>
          <w:tcPr>
            <w:tcW w:type="dxa" w:w="1225"/>
          </w:tcPr>
          <w:p>
            <w:pPr>
              <w:rPr>
                <w:ins w:id="2990" w:author="Hossein Batebi" w:date="2026-09-26T00:00:00Z"/>
              </w:rPr>
            </w:pPr>
            <w:ins w:id="2989" w:author="Hossein Batebi" w:date="2026-09-26T00:00:00Z">
              <w:r>
                <w:rPr>
                  <w:rFonts w:ascii="Arial" w:hAnsi="Arial"/>
                  <w:sz w:val="15"/>
                </w:rPr>
                <w:t xml:space="preserve">Receptor-grouped</w:t>
              </w:r>
            </w:ins>
          </w:p>
        </w:tc>
        <w:tc>
          <w:tcPr>
            <w:tcW w:type="dxa" w:w="1225"/>
          </w:tcPr>
          <w:p>
            <w:pPr>
              <w:rPr>
                <w:ins w:id="2992" w:author="Hossein Batebi" w:date="2026-09-26T00:00:00Z"/>
              </w:rPr>
            </w:pPr>
            <w:ins w:id="2991" w:author="Hossein Batebi" w:date="2026-09-26T00:00:00Z">
              <w:r>
                <w:rPr>
                  <w:rFonts w:ascii="Arial" w:hAnsi="Arial"/>
                  <w:sz w:val="15"/>
                </w:rPr>
                <w:t xml:space="preserve">Full sequence</w:t>
              </w:r>
            </w:ins>
          </w:p>
        </w:tc>
        <w:tc>
          <w:tcPr>
            <w:tcW w:type="dxa" w:w="1225"/>
          </w:tcPr>
          <w:p>
            <w:pPr>
              <w:rPr>
                <w:ins w:id="2994" w:author="Hossein Batebi" w:date="2026-09-26T00:00:00Z"/>
              </w:rPr>
            </w:pPr>
            <w:ins w:id="2993" w:author="Hossein Batebi" w:date="2026-09-26T00:00:00Z">
              <w:r>
                <w:rPr>
                  <w:rFonts w:ascii="Arial" w:hAnsi="Arial"/>
                  <w:sz w:val="15"/>
                </w:rPr>
                <w:t xml:space="preserve">0.472</w:t>
              </w:r>
            </w:ins>
          </w:p>
        </w:tc>
        <w:tc>
          <w:tcPr>
            <w:tcW w:type="dxa" w:w="1225"/>
          </w:tcPr>
          <w:p>
            <w:pPr>
              <w:rPr>
                <w:ins w:id="2996" w:author="Hossein Batebi" w:date="2026-09-26T00:00:00Z"/>
              </w:rPr>
            </w:pPr>
            <w:ins w:id="2995" w:author="Hossein Batebi" w:date="2026-09-26T00:00:00Z">
              <w:r>
                <w:rPr>
                  <w:rFonts w:ascii="Arial" w:hAnsi="Arial"/>
                  <w:sz w:val="15"/>
                </w:rPr>
                <w:t xml:space="preserve">0.472</w:t>
              </w:r>
            </w:ins>
          </w:p>
        </w:tc>
        <w:tc>
          <w:tcPr>
            <w:tcW w:type="dxa" w:w="1225"/>
          </w:tcPr>
          <w:p>
            <w:pPr>
              <w:rPr>
                <w:ins w:id="2998" w:author="Hossein Batebi" w:date="2026-09-26T00:00:00Z"/>
              </w:rPr>
            </w:pPr>
            <w:ins w:id="2997" w:author="Hossein Batebi" w:date="2026-09-26T00:00:00Z">
              <w:r>
                <w:rPr>
                  <w:rFonts w:ascii="Arial" w:hAnsi="Arial"/>
                  <w:sz w:val="15"/>
                </w:rPr>
                <w:t xml:space="preserve">1.000</w:t>
              </w:r>
            </w:ins>
          </w:p>
        </w:tc>
        <w:tc>
          <w:tcPr>
            <w:tcW w:type="dxa" w:w="1225"/>
          </w:tcPr>
          <w:p>
            <w:pPr>
              <w:rPr>
                <w:ins w:id="3000" w:author="Hossein Batebi" w:date="2026-09-26T00:00:00Z"/>
              </w:rPr>
            </w:pPr>
            <w:ins w:id="2999" w:author="Hossein Batebi" w:date="2026-09-26T00:00:00Z">
              <w:r>
                <w:rPr>
                  <w:rFonts w:ascii="Arial" w:hAnsi="Arial"/>
                  <w:sz w:val="15"/>
                </w:rPr>
                <w:t xml:space="preserve">-0.018</w:t>
              </w:r>
            </w:ins>
          </w:p>
        </w:tc>
        <w:tc>
          <w:tcPr>
            <w:tcW w:type="dxa" w:w="1225"/>
          </w:tcPr>
          <w:p>
            <w:pPr>
              <w:rPr>
                <w:ins w:id="3002" w:author="Hossein Batebi" w:date="2026-09-26T00:00:00Z"/>
              </w:rPr>
            </w:pPr>
            <w:ins w:id="3001" w:author="Hossein Batebi" w:date="2026-09-26T00:00:00Z">
              <w:r>
                <w:rPr>
                  <w:rFonts w:ascii="Arial" w:hAnsi="Arial"/>
                  <w:sz w:val="15"/>
                </w:rPr>
                <w:t xml:space="preserve">-0.018</w:t>
              </w:r>
            </w:ins>
          </w:p>
        </w:tc>
        <w:tc>
          <w:tcPr>
            <w:tcW w:type="dxa" w:w="1225"/>
          </w:tcPr>
          <w:p>
            <w:pPr>
              <w:rPr>
                <w:ins w:id="3004" w:author="Hossein Batebi" w:date="2026-09-26T00:00:00Z"/>
              </w:rPr>
            </w:pPr>
            <w:ins w:id="3003" w:author="Hossein Batebi" w:date="2026-09-26T00:00:00Z">
              <w:r>
                <w:rPr>
                  <w:rFonts w:ascii="Arial" w:hAnsi="Arial"/>
                  <w:sz w:val="15"/>
                </w:rPr>
                <w:t xml:space="preserve">0.87</w:t>
              </w:r>
            </w:ins>
          </w:p>
        </w:tc>
      </w:tr>
      <w:tr>
        <w:tc>
          <w:tcPr>
            <w:tcW w:type="dxa" w:w="1225"/>
          </w:tcPr>
          <w:p>
            <w:pPr>
              <w:rPr>
                <w:ins w:id="3006" w:author="Hossein Batebi" w:date="2026-09-26T00:00:00Z"/>
              </w:rPr>
            </w:pPr>
            <w:ins w:id="3005" w:author="Hossein Batebi" w:date="2026-09-26T00:00:00Z">
              <w:r>
                <w:rPr>
                  <w:rFonts w:ascii="Arial" w:hAnsi="Arial"/>
                  <w:sz w:val="15"/>
                </w:rPr>
                <w:t xml:space="preserve">50% identity clusters</w:t>
              </w:r>
            </w:ins>
          </w:p>
        </w:tc>
        <w:tc>
          <w:tcPr>
            <w:tcW w:type="dxa" w:w="1225"/>
          </w:tcPr>
          <w:p>
            <w:pPr>
              <w:rPr>
                <w:ins w:id="3008" w:author="Hossein Batebi" w:date="2026-09-26T00:00:00Z"/>
              </w:rPr>
            </w:pPr>
            <w:ins w:id="3007" w:author="Hossein Batebi" w:date="2026-09-26T00:00:00Z">
              <w:r>
                <w:rPr>
                  <w:rFonts w:ascii="Arial" w:hAnsi="Arial"/>
                  <w:sz w:val="15"/>
                </w:rPr>
                <w:t xml:space="preserve">Endpoint geometry</w:t>
              </w:r>
            </w:ins>
          </w:p>
        </w:tc>
        <w:tc>
          <w:tcPr>
            <w:tcW w:type="dxa" w:w="1225"/>
          </w:tcPr>
          <w:p>
            <w:pPr>
              <w:rPr>
                <w:ins w:id="3010" w:author="Hossein Batebi" w:date="2026-09-26T00:00:00Z"/>
              </w:rPr>
            </w:pPr>
            <w:ins w:id="3009" w:author="Hossein Batebi" w:date="2026-09-26T00:00:00Z">
              <w:r>
                <w:rPr>
                  <w:rFonts w:ascii="Arial" w:hAnsi="Arial"/>
                  <w:sz w:val="15"/>
                </w:rPr>
                <w:t xml:space="preserve">0.569</w:t>
              </w:r>
            </w:ins>
          </w:p>
        </w:tc>
        <w:tc>
          <w:tcPr>
            <w:tcW w:type="dxa" w:w="1225"/>
          </w:tcPr>
          <w:p>
            <w:pPr>
              <w:rPr>
                <w:ins w:id="3012" w:author="Hossein Batebi" w:date="2026-09-26T00:00:00Z"/>
              </w:rPr>
            </w:pPr>
            <w:ins w:id="3011" w:author="Hossein Batebi" w:date="2026-09-26T00:00:00Z">
              <w:r>
                <w:rPr>
                  <w:rFonts w:ascii="Arial" w:hAnsi="Arial"/>
                  <w:sz w:val="15"/>
                </w:rPr>
                <w:t xml:space="preserve">0.472</w:t>
              </w:r>
            </w:ins>
          </w:p>
        </w:tc>
        <w:tc>
          <w:tcPr>
            <w:tcW w:type="dxa" w:w="1225"/>
          </w:tcPr>
          <w:p>
            <w:pPr>
              <w:rPr>
                <w:ins w:id="3014" w:author="Hossein Batebi" w:date="2026-09-26T00:00:00Z"/>
              </w:rPr>
            </w:pPr>
            <w:ins w:id="3013" w:author="Hossein Batebi" w:date="2026-09-26T00:00:00Z">
              <w:r>
                <w:rPr>
                  <w:rFonts w:ascii="Arial" w:hAnsi="Arial"/>
                  <w:sz w:val="15"/>
                </w:rPr>
                <w:t xml:space="preserve">0.023</w:t>
              </w:r>
            </w:ins>
          </w:p>
        </w:tc>
        <w:tc>
          <w:tcPr>
            <w:tcW w:type="dxa" w:w="1225"/>
          </w:tcPr>
          <w:p>
            <w:pPr>
              <w:rPr>
                <w:ins w:id="3016" w:author="Hossein Batebi" w:date="2026-09-26T00:00:00Z"/>
              </w:rPr>
            </w:pPr>
            <w:ins w:id="3015" w:author="Hossein Batebi" w:date="2026-09-26T00:00:00Z">
              <w:r>
                <w:rPr>
                  <w:rFonts w:ascii="Arial" w:hAnsi="Arial"/>
                  <w:sz w:val="15"/>
                </w:rPr>
                <w:t xml:space="preserve">+0.061</w:t>
              </w:r>
            </w:ins>
          </w:p>
        </w:tc>
        <w:tc>
          <w:tcPr>
            <w:tcW w:type="dxa" w:w="1225"/>
          </w:tcPr>
          <w:p>
            <w:pPr>
              <w:rPr>
                <w:ins w:id="3018" w:author="Hossein Batebi" w:date="2026-09-26T00:00:00Z"/>
              </w:rPr>
            </w:pPr>
            <w:ins w:id="3017" w:author="Hossein Batebi" w:date="2026-09-26T00:00:00Z">
              <w:r>
                <w:rPr>
                  <w:rFonts w:ascii="Arial" w:hAnsi="Arial"/>
                  <w:sz w:val="15"/>
                </w:rPr>
                <w:t xml:space="preserve">-0.029</w:t>
              </w:r>
            </w:ins>
          </w:p>
        </w:tc>
        <w:tc>
          <w:tcPr>
            <w:tcW w:type="dxa" w:w="1225"/>
          </w:tcPr>
          <w:p>
            <w:pPr>
              <w:rPr>
                <w:ins w:id="3020" w:author="Hossein Batebi" w:date="2026-09-26T00:00:00Z"/>
              </w:rPr>
            </w:pPr>
            <w:ins w:id="3019" w:author="Hossein Batebi" w:date="2026-09-26T00:00:00Z">
              <w:r>
                <w:rPr>
                  <w:rFonts w:ascii="Arial" w:hAnsi="Arial"/>
                  <w:sz w:val="15"/>
                </w:rPr>
                <w:t xml:space="preserve">0.0061</w:t>
              </w:r>
            </w:ins>
          </w:p>
        </w:tc>
      </w:tr>
      <w:tr>
        <w:tc>
          <w:tcPr>
            <w:tcW w:type="dxa" w:w="1225"/>
          </w:tcPr>
          <w:p>
            <w:pPr>
              <w:rPr>
                <w:ins w:id="3022" w:author="Hossein Batebi" w:date="2026-09-26T00:00:00Z"/>
              </w:rPr>
            </w:pPr>
            <w:ins w:id="3021" w:author="Hossein Batebi" w:date="2026-09-26T00:00:00Z">
              <w:r>
                <w:rPr>
                  <w:rFonts w:ascii="Arial" w:hAnsi="Arial"/>
                  <w:sz w:val="15"/>
                </w:rPr>
                <w:t xml:space="preserve">50% identity clusters</w:t>
              </w:r>
            </w:ins>
          </w:p>
        </w:tc>
        <w:tc>
          <w:tcPr>
            <w:tcW w:type="dxa" w:w="1225"/>
          </w:tcPr>
          <w:p>
            <w:pPr>
              <w:rPr>
                <w:ins w:id="3024" w:author="Hossein Batebi" w:date="2026-09-26T00:00:00Z"/>
              </w:rPr>
            </w:pPr>
            <w:ins w:id="3023" w:author="Hossein Batebi" w:date="2026-09-26T00:00:00Z">
              <w:r>
                <w:rPr>
                  <w:rFonts w:ascii="Arial" w:hAnsi="Arial"/>
                  <w:sz w:val="15"/>
                </w:rPr>
                <w:t xml:space="preserve">Full sequence</w:t>
              </w:r>
            </w:ins>
          </w:p>
        </w:tc>
        <w:tc>
          <w:tcPr>
            <w:tcW w:type="dxa" w:w="1225"/>
          </w:tcPr>
          <w:p>
            <w:pPr>
              <w:rPr>
                <w:ins w:id="3026" w:author="Hossein Batebi" w:date="2026-09-26T00:00:00Z"/>
              </w:rPr>
            </w:pPr>
            <w:ins w:id="3025" w:author="Hossein Batebi" w:date="2026-09-26T00:00:00Z">
              <w:r>
                <w:rPr>
                  <w:rFonts w:ascii="Arial" w:hAnsi="Arial"/>
                  <w:sz w:val="15"/>
                </w:rPr>
                <w:t xml:space="preserve">0.472</w:t>
              </w:r>
            </w:ins>
          </w:p>
        </w:tc>
        <w:tc>
          <w:tcPr>
            <w:tcW w:type="dxa" w:w="1225"/>
          </w:tcPr>
          <w:p>
            <w:pPr>
              <w:rPr>
                <w:ins w:id="3028" w:author="Hossein Batebi" w:date="2026-09-26T00:00:00Z"/>
              </w:rPr>
            </w:pPr>
            <w:ins w:id="3027" w:author="Hossein Batebi" w:date="2026-09-26T00:00:00Z">
              <w:r>
                <w:rPr>
                  <w:rFonts w:ascii="Arial" w:hAnsi="Arial"/>
                  <w:sz w:val="15"/>
                </w:rPr>
                <w:t xml:space="preserve">0.472</w:t>
              </w:r>
            </w:ins>
          </w:p>
        </w:tc>
        <w:tc>
          <w:tcPr>
            <w:tcW w:type="dxa" w:w="1225"/>
          </w:tcPr>
          <w:p>
            <w:pPr>
              <w:rPr>
                <w:ins w:id="3030" w:author="Hossein Batebi" w:date="2026-09-26T00:00:00Z"/>
              </w:rPr>
            </w:pPr>
            <w:ins w:id="3029" w:author="Hossein Batebi" w:date="2026-09-26T00:00:00Z">
              <w:r>
                <w:rPr>
                  <w:rFonts w:ascii="Arial" w:hAnsi="Arial"/>
                  <w:sz w:val="15"/>
                </w:rPr>
                <w:t xml:space="preserve">1.000</w:t>
              </w:r>
            </w:ins>
          </w:p>
        </w:tc>
        <w:tc>
          <w:tcPr>
            <w:tcW w:type="dxa" w:w="1225"/>
          </w:tcPr>
          <w:p>
            <w:pPr>
              <w:rPr>
                <w:ins w:id="3032" w:author="Hossein Batebi" w:date="2026-09-26T00:00:00Z"/>
              </w:rPr>
            </w:pPr>
            <w:ins w:id="3031" w:author="Hossein Batebi" w:date="2026-09-26T00:00:00Z">
              <w:r>
                <w:rPr>
                  <w:rFonts w:ascii="Arial" w:hAnsi="Arial"/>
                  <w:sz w:val="15"/>
                </w:rPr>
                <w:t xml:space="preserve">-0.012</w:t>
              </w:r>
            </w:ins>
          </w:p>
        </w:tc>
        <w:tc>
          <w:tcPr>
            <w:tcW w:type="dxa" w:w="1225"/>
          </w:tcPr>
          <w:p>
            <w:pPr>
              <w:rPr>
                <w:ins w:id="3034" w:author="Hossein Batebi" w:date="2026-09-26T00:00:00Z"/>
              </w:rPr>
            </w:pPr>
            <w:ins w:id="3033" w:author="Hossein Batebi" w:date="2026-09-26T00:00:00Z">
              <w:r>
                <w:rPr>
                  <w:rFonts w:ascii="Arial" w:hAnsi="Arial"/>
                  <w:sz w:val="15"/>
                </w:rPr>
                <w:t xml:space="preserve">-0.012</w:t>
              </w:r>
            </w:ins>
          </w:p>
        </w:tc>
        <w:tc>
          <w:tcPr>
            <w:tcW w:type="dxa" w:w="1225"/>
          </w:tcPr>
          <w:p>
            <w:pPr>
              <w:rPr>
                <w:ins w:id="3036" w:author="Hossein Batebi" w:date="2026-09-26T00:00:00Z"/>
              </w:rPr>
            </w:pPr>
            <w:ins w:id="3035" w:author="Hossein Batebi" w:date="2026-09-26T00:00:00Z">
              <w:r>
                <w:rPr>
                  <w:rFonts w:ascii="Arial" w:hAnsi="Arial"/>
                  <w:sz w:val="15"/>
                </w:rPr>
                <w:t xml:space="preserve">0.57</w:t>
              </w:r>
            </w:ins>
          </w:p>
        </w:tc>
      </w:tr>
      <w:tr>
        <w:tc>
          <w:tcPr>
            <w:tcW w:type="dxa" w:w="1225"/>
          </w:tcPr>
          <w:p>
            <w:pPr>
              <w:rPr>
                <w:ins w:id="3038" w:author="Hossein Batebi" w:date="2026-09-26T00:00:00Z"/>
              </w:rPr>
            </w:pPr>
            <w:ins w:id="3037" w:author="Hossein Batebi" w:date="2026-09-26T00:00:00Z">
              <w:r>
                <w:rPr>
                  <w:rFonts w:ascii="Arial" w:hAnsi="Arial"/>
                  <w:sz w:val="15"/>
                </w:rPr>
                <w:t xml:space="preserve">40% identity clusters</w:t>
              </w:r>
            </w:ins>
          </w:p>
        </w:tc>
        <w:tc>
          <w:tcPr>
            <w:tcW w:type="dxa" w:w="1225"/>
          </w:tcPr>
          <w:p>
            <w:pPr>
              <w:rPr>
                <w:ins w:id="3040" w:author="Hossein Batebi" w:date="2026-09-26T00:00:00Z"/>
              </w:rPr>
            </w:pPr>
            <w:ins w:id="3039" w:author="Hossein Batebi" w:date="2026-09-26T00:00:00Z">
              <w:r>
                <w:rPr>
                  <w:rFonts w:ascii="Arial" w:hAnsi="Arial"/>
                  <w:sz w:val="15"/>
                </w:rPr>
                <w:t xml:space="preserve">Endpoint geometry</w:t>
              </w:r>
            </w:ins>
          </w:p>
        </w:tc>
        <w:tc>
          <w:tcPr>
            <w:tcW w:type="dxa" w:w="1225"/>
          </w:tcPr>
          <w:p>
            <w:pPr>
              <w:rPr>
                <w:ins w:id="3042" w:author="Hossein Batebi" w:date="2026-09-26T00:00:00Z"/>
              </w:rPr>
            </w:pPr>
            <w:ins w:id="3041" w:author="Hossein Batebi" w:date="2026-09-26T00:00:00Z">
              <w:r>
                <w:rPr>
                  <w:rFonts w:ascii="Arial" w:hAnsi="Arial"/>
                  <w:sz w:val="15"/>
                </w:rPr>
                <w:t xml:space="preserve">0.528</w:t>
              </w:r>
            </w:ins>
          </w:p>
        </w:tc>
        <w:tc>
          <w:tcPr>
            <w:tcW w:type="dxa" w:w="1225"/>
          </w:tcPr>
          <w:p>
            <w:pPr>
              <w:rPr>
                <w:ins w:id="3044" w:author="Hossein Batebi" w:date="2026-09-26T00:00:00Z"/>
              </w:rPr>
            </w:pPr>
            <w:ins w:id="3043" w:author="Hossein Batebi" w:date="2026-09-26T00:00:00Z">
              <w:r>
                <w:rPr>
                  <w:rFonts w:ascii="Arial" w:hAnsi="Arial"/>
                  <w:sz w:val="15"/>
                </w:rPr>
                <w:t xml:space="preserve">0.472</w:t>
              </w:r>
            </w:ins>
          </w:p>
        </w:tc>
        <w:tc>
          <w:tcPr>
            <w:tcW w:type="dxa" w:w="1225"/>
          </w:tcPr>
          <w:p>
            <w:pPr>
              <w:rPr>
                <w:ins w:id="3046" w:author="Hossein Batebi" w:date="2026-09-26T00:00:00Z"/>
              </w:rPr>
            </w:pPr>
            <w:ins w:id="3045" w:author="Hossein Batebi" w:date="2026-09-26T00:00:00Z">
              <w:r>
                <w:rPr>
                  <w:rFonts w:ascii="Arial" w:hAnsi="Arial"/>
                  <w:sz w:val="15"/>
                </w:rPr>
                <w:t xml:space="preserve">0.13</w:t>
              </w:r>
            </w:ins>
          </w:p>
        </w:tc>
        <w:tc>
          <w:tcPr>
            <w:tcW w:type="dxa" w:w="1225"/>
          </w:tcPr>
          <w:p>
            <w:pPr>
              <w:rPr>
                <w:ins w:id="3048" w:author="Hossein Batebi" w:date="2026-09-26T00:00:00Z"/>
              </w:rPr>
            </w:pPr>
            <w:ins w:id="3047" w:author="Hossein Batebi" w:date="2026-09-26T00:00:00Z">
              <w:r>
                <w:rPr>
                  <w:rFonts w:ascii="Arial" w:hAnsi="Arial"/>
                  <w:sz w:val="15"/>
                </w:rPr>
                <w:t xml:space="preserve">+0.019</w:t>
              </w:r>
            </w:ins>
          </w:p>
        </w:tc>
        <w:tc>
          <w:tcPr>
            <w:tcW w:type="dxa" w:w="1225"/>
          </w:tcPr>
          <w:p>
            <w:pPr>
              <w:rPr>
                <w:ins w:id="3050" w:author="Hossein Batebi" w:date="2026-09-26T00:00:00Z"/>
              </w:rPr>
            </w:pPr>
            <w:ins w:id="3049" w:author="Hossein Batebi" w:date="2026-09-26T00:00:00Z">
              <w:r>
                <w:rPr>
                  <w:rFonts w:ascii="Arial" w:hAnsi="Arial"/>
                  <w:sz w:val="15"/>
                </w:rPr>
                <w:t xml:space="preserve">-0.030</w:t>
              </w:r>
            </w:ins>
          </w:p>
        </w:tc>
        <w:tc>
          <w:tcPr>
            <w:tcW w:type="dxa" w:w="1225"/>
          </w:tcPr>
          <w:p>
            <w:pPr>
              <w:rPr>
                <w:ins w:id="3052" w:author="Hossein Batebi" w:date="2026-09-26T00:00:00Z"/>
              </w:rPr>
            </w:pPr>
            <w:ins w:id="3051" w:author="Hossein Batebi" w:date="2026-09-26T00:00:00Z">
              <w:r>
                <w:rPr>
                  <w:rFonts w:ascii="Arial" w:hAnsi="Arial"/>
                  <w:sz w:val="15"/>
                </w:rPr>
                <w:t xml:space="preserve">0.057</w:t>
              </w:r>
            </w:ins>
          </w:p>
        </w:tc>
      </w:tr>
      <w:tr>
        <w:tc>
          <w:tcPr>
            <w:tcW w:type="dxa" w:w="1225"/>
          </w:tcPr>
          <w:p>
            <w:pPr>
              <w:rPr>
                <w:ins w:id="3054" w:author="Hossein Batebi" w:date="2026-09-26T00:00:00Z"/>
              </w:rPr>
            </w:pPr>
            <w:ins w:id="3053" w:author="Hossein Batebi" w:date="2026-09-26T00:00:00Z">
              <w:r>
                <w:rPr>
                  <w:rFonts w:ascii="Arial" w:hAnsi="Arial"/>
                  <w:sz w:val="15"/>
                </w:rPr>
                <w:t xml:space="preserve">40% identity clusters</w:t>
              </w:r>
            </w:ins>
          </w:p>
        </w:tc>
        <w:tc>
          <w:tcPr>
            <w:tcW w:type="dxa" w:w="1225"/>
          </w:tcPr>
          <w:p>
            <w:pPr>
              <w:rPr>
                <w:ins w:id="3056" w:author="Hossein Batebi" w:date="2026-09-26T00:00:00Z"/>
              </w:rPr>
            </w:pPr>
            <w:ins w:id="3055" w:author="Hossein Batebi" w:date="2026-09-26T00:00:00Z">
              <w:r>
                <w:rPr>
                  <w:rFonts w:ascii="Arial" w:hAnsi="Arial"/>
                  <w:sz w:val="15"/>
                </w:rPr>
                <w:t xml:space="preserve">Full sequence</w:t>
              </w:r>
            </w:ins>
          </w:p>
        </w:tc>
        <w:tc>
          <w:tcPr>
            <w:tcW w:type="dxa" w:w="1225"/>
          </w:tcPr>
          <w:p>
            <w:pPr>
              <w:rPr>
                <w:ins w:id="3058" w:author="Hossein Batebi" w:date="2026-09-26T00:00:00Z"/>
              </w:rPr>
            </w:pPr>
            <w:ins w:id="3057" w:author="Hossein Batebi" w:date="2026-09-26T00:00:00Z">
              <w:r>
                <w:rPr>
                  <w:rFonts w:ascii="Arial" w:hAnsi="Arial"/>
                  <w:sz w:val="15"/>
                </w:rPr>
                <w:t xml:space="preserve">0.472</w:t>
              </w:r>
            </w:ins>
          </w:p>
        </w:tc>
        <w:tc>
          <w:tcPr>
            <w:tcW w:type="dxa" w:w="1225"/>
          </w:tcPr>
          <w:p>
            <w:pPr>
              <w:rPr>
                <w:ins w:id="3060" w:author="Hossein Batebi" w:date="2026-09-26T00:00:00Z"/>
              </w:rPr>
            </w:pPr>
            <w:ins w:id="3059" w:author="Hossein Batebi" w:date="2026-09-26T00:00:00Z">
              <w:r>
                <w:rPr>
                  <w:rFonts w:ascii="Arial" w:hAnsi="Arial"/>
                  <w:sz w:val="15"/>
                </w:rPr>
                <w:t xml:space="preserve">0.472</w:t>
              </w:r>
            </w:ins>
          </w:p>
        </w:tc>
        <w:tc>
          <w:tcPr>
            <w:tcW w:type="dxa" w:w="1225"/>
          </w:tcPr>
          <w:p>
            <w:pPr>
              <w:rPr>
                <w:ins w:id="3062" w:author="Hossein Batebi" w:date="2026-09-26T00:00:00Z"/>
              </w:rPr>
            </w:pPr>
            <w:ins w:id="3061" w:author="Hossein Batebi" w:date="2026-09-26T00:00:00Z">
              <w:r>
                <w:rPr>
                  <w:rFonts w:ascii="Arial" w:hAnsi="Arial"/>
                  <w:sz w:val="15"/>
                </w:rPr>
                <w:t xml:space="preserve">1.000</w:t>
              </w:r>
            </w:ins>
          </w:p>
        </w:tc>
        <w:tc>
          <w:tcPr>
            <w:tcW w:type="dxa" w:w="1225"/>
          </w:tcPr>
          <w:p>
            <w:pPr>
              <w:rPr>
                <w:ins w:id="3064" w:author="Hossein Batebi" w:date="2026-09-26T00:00:00Z"/>
              </w:rPr>
            </w:pPr>
            <w:ins w:id="3063" w:author="Hossein Batebi" w:date="2026-09-26T00:00:00Z">
              <w:r>
                <w:rPr>
                  <w:rFonts w:ascii="Arial" w:hAnsi="Arial"/>
                  <w:sz w:val="15"/>
                </w:rPr>
                <w:t xml:space="preserve">-0.027</w:t>
              </w:r>
            </w:ins>
          </w:p>
        </w:tc>
        <w:tc>
          <w:tcPr>
            <w:tcW w:type="dxa" w:w="1225"/>
          </w:tcPr>
          <w:p>
            <w:pPr>
              <w:rPr>
                <w:ins w:id="3066" w:author="Hossein Batebi" w:date="2026-09-26T00:00:00Z"/>
              </w:rPr>
            </w:pPr>
            <w:ins w:id="3065" w:author="Hossein Batebi" w:date="2026-09-26T00:00:00Z">
              <w:r>
                <w:rPr>
                  <w:rFonts w:ascii="Arial" w:hAnsi="Arial"/>
                  <w:sz w:val="15"/>
                </w:rPr>
                <w:t xml:space="preserve">-0.027</w:t>
              </w:r>
            </w:ins>
          </w:p>
        </w:tc>
        <w:tc>
          <w:tcPr>
            <w:tcW w:type="dxa" w:w="1225"/>
          </w:tcPr>
          <w:p>
            <w:pPr>
              <w:rPr>
                <w:ins w:id="3068" w:author="Hossein Batebi" w:date="2026-09-26T00:00:00Z"/>
              </w:rPr>
            </w:pPr>
            <w:ins w:id="3067" w:author="Hossein Batebi" w:date="2026-09-26T00:00:00Z">
              <w:r>
                <w:rPr>
                  <w:rFonts w:ascii="Arial" w:hAnsi="Arial"/>
                  <w:sz w:val="15"/>
                </w:rPr>
                <w:t xml:space="preserve">0.71</w:t>
              </w:r>
            </w:ins>
          </w:p>
        </w:tc>
      </w:tr>
      <w:tr>
        <w:tc>
          <w:tcPr>
            <w:tcW w:type="dxa" w:w="1225"/>
          </w:tcPr>
          <w:p>
            <w:pPr>
              <w:rPr>
                <w:ins w:id="3070" w:author="Hossein Batebi" w:date="2026-09-26T00:00:00Z"/>
              </w:rPr>
            </w:pPr>
            <w:ins w:id="3069" w:author="Hossein Batebi" w:date="2026-09-26T00:00:00Z">
              <w:r>
                <w:rPr>
                  <w:rFonts w:ascii="Arial" w:hAnsi="Arial"/>
                  <w:sz w:val="15"/>
                </w:rPr>
                <w:t xml:space="preserve">30% identity clusters</w:t>
              </w:r>
            </w:ins>
          </w:p>
        </w:tc>
        <w:tc>
          <w:tcPr>
            <w:tcW w:type="dxa" w:w="1225"/>
          </w:tcPr>
          <w:p>
            <w:pPr>
              <w:rPr>
                <w:ins w:id="3072" w:author="Hossein Batebi" w:date="2026-09-26T00:00:00Z"/>
              </w:rPr>
            </w:pPr>
            <w:ins w:id="3071" w:author="Hossein Batebi" w:date="2026-09-26T00:00:00Z">
              <w:r>
                <w:rPr>
                  <w:rFonts w:ascii="Arial" w:hAnsi="Arial"/>
                  <w:sz w:val="15"/>
                </w:rPr>
                <w:t xml:space="preserve">Endpoint geometry</w:t>
              </w:r>
            </w:ins>
          </w:p>
        </w:tc>
        <w:tc>
          <w:tcPr>
            <w:tcW w:type="dxa" w:w="1225"/>
          </w:tcPr>
          <w:p>
            <w:pPr>
              <w:rPr>
                <w:ins w:id="3074" w:author="Hossein Batebi" w:date="2026-09-26T00:00:00Z"/>
              </w:rPr>
            </w:pPr>
            <w:ins w:id="3073" w:author="Hossein Batebi" w:date="2026-09-26T00:00:00Z">
              <w:r>
                <w:rPr>
                  <w:rFonts w:ascii="Arial" w:hAnsi="Arial"/>
                  <w:sz w:val="15"/>
                </w:rPr>
                <w:t xml:space="preserve">0.458</w:t>
              </w:r>
            </w:ins>
          </w:p>
        </w:tc>
        <w:tc>
          <w:tcPr>
            <w:tcW w:type="dxa" w:w="1225"/>
          </w:tcPr>
          <w:p>
            <w:pPr>
              <w:rPr>
                <w:ins w:id="3076" w:author="Hossein Batebi" w:date="2026-09-26T00:00:00Z"/>
              </w:rPr>
            </w:pPr>
            <w:ins w:id="3075" w:author="Hossein Batebi" w:date="2026-09-26T00:00:00Z">
              <w:r>
                <w:rPr>
                  <w:rFonts w:ascii="Arial" w:hAnsi="Arial"/>
                  <w:sz w:val="15"/>
                </w:rPr>
                <w:t xml:space="preserve">0.472</w:t>
              </w:r>
            </w:ins>
          </w:p>
        </w:tc>
        <w:tc>
          <w:tcPr>
            <w:tcW w:type="dxa" w:w="1225"/>
          </w:tcPr>
          <w:p>
            <w:pPr>
              <w:rPr>
                <w:ins w:id="3078" w:author="Hossein Batebi" w:date="2026-09-26T00:00:00Z"/>
              </w:rPr>
            </w:pPr>
            <w:ins w:id="3077" w:author="Hossein Batebi" w:date="2026-09-26T00:00:00Z">
              <w:r>
                <w:rPr>
                  <w:rFonts w:ascii="Arial" w:hAnsi="Arial"/>
                  <w:sz w:val="15"/>
                </w:rPr>
                <w:t xml:space="preserve">0.77</w:t>
              </w:r>
            </w:ins>
          </w:p>
        </w:tc>
        <w:tc>
          <w:tcPr>
            <w:tcW w:type="dxa" w:w="1225"/>
          </w:tcPr>
          <w:p>
            <w:pPr>
              <w:rPr>
                <w:ins w:id="3080" w:author="Hossein Batebi" w:date="2026-09-26T00:00:00Z"/>
              </w:rPr>
            </w:pPr>
            <w:ins w:id="3079" w:author="Hossein Batebi" w:date="2026-09-26T00:00:00Z">
              <w:r>
                <w:rPr>
                  <w:rFonts w:ascii="Arial" w:hAnsi="Arial"/>
                  <w:sz w:val="15"/>
                </w:rPr>
                <w:t xml:space="preserve">-0.034</w:t>
              </w:r>
            </w:ins>
          </w:p>
        </w:tc>
        <w:tc>
          <w:tcPr>
            <w:tcW w:type="dxa" w:w="1225"/>
          </w:tcPr>
          <w:p>
            <w:pPr>
              <w:rPr>
                <w:ins w:id="3082" w:author="Hossein Batebi" w:date="2026-09-26T00:00:00Z"/>
              </w:rPr>
            </w:pPr>
            <w:ins w:id="3081" w:author="Hossein Batebi" w:date="2026-09-26T00:00:00Z">
              <w:r>
                <w:rPr>
                  <w:rFonts w:ascii="Arial" w:hAnsi="Arial"/>
                  <w:sz w:val="15"/>
                </w:rPr>
                <w:t xml:space="preserve">-0.015</w:t>
              </w:r>
            </w:ins>
          </w:p>
        </w:tc>
        <w:tc>
          <w:tcPr>
            <w:tcW w:type="dxa" w:w="1225"/>
          </w:tcPr>
          <w:p>
            <w:pPr>
              <w:rPr>
                <w:ins w:id="3084" w:author="Hossein Batebi" w:date="2026-09-26T00:00:00Z"/>
              </w:rPr>
            </w:pPr>
            <w:ins w:id="3083" w:author="Hossein Batebi" w:date="2026-09-26T00:00:00Z">
              <w:r>
                <w:rPr>
                  <w:rFonts w:ascii="Arial" w:hAnsi="Arial"/>
                  <w:sz w:val="15"/>
                </w:rPr>
                <w:t xml:space="preserve">0.91</w:t>
              </w:r>
            </w:ins>
          </w:p>
        </w:tc>
      </w:tr>
      <w:tr>
        <w:tc>
          <w:tcPr>
            <w:tcW w:type="dxa" w:w="1225"/>
          </w:tcPr>
          <w:p>
            <w:pPr>
              <w:rPr>
                <w:ins w:id="3086" w:author="Hossein Batebi" w:date="2026-09-26T00:00:00Z"/>
              </w:rPr>
            </w:pPr>
            <w:ins w:id="3085" w:author="Hossein Batebi" w:date="2026-09-26T00:00:00Z">
              <w:r>
                <w:rPr>
                  <w:rFonts w:ascii="Arial" w:hAnsi="Arial"/>
                  <w:sz w:val="15"/>
                </w:rPr>
                <w:t xml:space="preserve">30% identity clusters</w:t>
              </w:r>
            </w:ins>
          </w:p>
        </w:tc>
        <w:tc>
          <w:tcPr>
            <w:tcW w:type="dxa" w:w="1225"/>
          </w:tcPr>
          <w:p>
            <w:pPr>
              <w:rPr>
                <w:ins w:id="3088" w:author="Hossein Batebi" w:date="2026-09-26T00:00:00Z"/>
              </w:rPr>
            </w:pPr>
            <w:ins w:id="3087" w:author="Hossein Batebi" w:date="2026-09-26T00:00:00Z">
              <w:r>
                <w:rPr>
                  <w:rFonts w:ascii="Arial" w:hAnsi="Arial"/>
                  <w:sz w:val="15"/>
                </w:rPr>
                <w:t xml:space="preserve">Full sequence</w:t>
              </w:r>
            </w:ins>
          </w:p>
        </w:tc>
        <w:tc>
          <w:tcPr>
            <w:tcW w:type="dxa" w:w="1225"/>
          </w:tcPr>
          <w:p>
            <w:pPr>
              <w:rPr>
                <w:ins w:id="3090" w:author="Hossein Batebi" w:date="2026-09-26T00:00:00Z"/>
              </w:rPr>
            </w:pPr>
            <w:ins w:id="3089" w:author="Hossein Batebi" w:date="2026-09-26T00:00:00Z">
              <w:r>
                <w:rPr>
                  <w:rFonts w:ascii="Arial" w:hAnsi="Arial"/>
                  <w:sz w:val="15"/>
                </w:rPr>
                <w:t xml:space="preserve">0.472</w:t>
              </w:r>
            </w:ins>
          </w:p>
        </w:tc>
        <w:tc>
          <w:tcPr>
            <w:tcW w:type="dxa" w:w="1225"/>
          </w:tcPr>
          <w:p>
            <w:pPr>
              <w:rPr>
                <w:ins w:id="3092" w:author="Hossein Batebi" w:date="2026-09-26T00:00:00Z"/>
              </w:rPr>
            </w:pPr>
            <w:ins w:id="3091" w:author="Hossein Batebi" w:date="2026-09-26T00:00:00Z">
              <w:r>
                <w:rPr>
                  <w:rFonts w:ascii="Arial" w:hAnsi="Arial"/>
                  <w:sz w:val="15"/>
                </w:rPr>
                <w:t xml:space="preserve">0.472</w:t>
              </w:r>
            </w:ins>
          </w:p>
        </w:tc>
        <w:tc>
          <w:tcPr>
            <w:tcW w:type="dxa" w:w="1225"/>
          </w:tcPr>
          <w:p>
            <w:pPr>
              <w:rPr>
                <w:ins w:id="3094" w:author="Hossein Batebi" w:date="2026-09-26T00:00:00Z"/>
              </w:rPr>
            </w:pPr>
            <w:ins w:id="3093" w:author="Hossein Batebi" w:date="2026-09-26T00:00:00Z">
              <w:r>
                <w:rPr>
                  <w:rFonts w:ascii="Arial" w:hAnsi="Arial"/>
                  <w:sz w:val="15"/>
                </w:rPr>
                <w:t xml:space="preserve">1.000</w:t>
              </w:r>
            </w:ins>
          </w:p>
        </w:tc>
        <w:tc>
          <w:tcPr>
            <w:tcW w:type="dxa" w:w="1225"/>
          </w:tcPr>
          <w:p>
            <w:pPr>
              <w:rPr>
                <w:ins w:id="3096" w:author="Hossein Batebi" w:date="2026-09-26T00:00:00Z"/>
              </w:rPr>
            </w:pPr>
            <w:ins w:id="3095" w:author="Hossein Batebi" w:date="2026-09-26T00:00:00Z">
              <w:r>
                <w:rPr>
                  <w:rFonts w:ascii="Arial" w:hAnsi="Arial"/>
                  <w:sz w:val="15"/>
                </w:rPr>
                <w:t xml:space="preserve">-0.018</w:t>
              </w:r>
            </w:ins>
          </w:p>
        </w:tc>
        <w:tc>
          <w:tcPr>
            <w:tcW w:type="dxa" w:w="1225"/>
          </w:tcPr>
          <w:p>
            <w:pPr>
              <w:rPr>
                <w:ins w:id="3098" w:author="Hossein Batebi" w:date="2026-09-26T00:00:00Z"/>
              </w:rPr>
            </w:pPr>
            <w:ins w:id="3097" w:author="Hossein Batebi" w:date="2026-09-26T00:00:00Z">
              <w:r>
                <w:rPr>
                  <w:rFonts w:ascii="Arial" w:hAnsi="Arial"/>
                  <w:sz w:val="15"/>
                </w:rPr>
                <w:t xml:space="preserve">-0.018</w:t>
              </w:r>
            </w:ins>
          </w:p>
        </w:tc>
        <w:tc>
          <w:tcPr>
            <w:tcW w:type="dxa" w:w="1225"/>
          </w:tcPr>
          <w:p>
            <w:pPr>
              <w:rPr>
                <w:ins w:id="3100" w:author="Hossein Batebi" w:date="2026-09-26T00:00:00Z"/>
              </w:rPr>
            </w:pPr>
            <w:ins w:id="3099" w:author="Hossein Batebi" w:date="2026-09-26T00:00:00Z">
              <w:r>
                <w:rPr>
                  <w:rFonts w:ascii="Arial" w:hAnsi="Arial"/>
                  <w:sz w:val="15"/>
                </w:rPr>
                <w:t xml:space="preserve">0.79</w:t>
              </w:r>
            </w:ins>
          </w:p>
        </w:tc>
      </w:tr>
    </w:tbl>
    <w:p>
      <w:pPr>
        <w:pStyle w:val="Normal"/>
        <w:rPr>
          <w:ins w:id="3102" w:author="Hossein Batebi" w:date="2026-09-26T00:00:00Z"/>
        </w:rPr>
      </w:pPr>
      <w:ins w:id="3101" w:author="Hossein Batebi" w:date="2026-09-26T00:00:00Z">
        <w:r>
          <w:t xml:space="preserve">Note. This table and Table S28 come from two different pipelines. Table S28 uses the archive-wide pipeline of Source Data S3 (macro ROC AUC 0.778); this table uses the evolutionary-transfer audit of Source Data S11, whose run configuration declares nested L2 logistic regression with lbfgs and training-fold tuning of the regularisation strength (macro ROC AUC 0.776). The two share the same 107 input features and the identical fold assignment for all 207 units and differ in estimator configuration; their coefficients correlate at r = 0.96, their out-of-fold probabilities at r = 0.97 to 0.98, and they assign the same predicted class to 195 of 207 units. They are therefore closely related but not interchangeable, and the identity-cluster rows below are read against this table’s own receptor-grouped value of +0.051, never against the +0.065 in Table S28. No identity-cluster run of the Source Data S3 pipeline exists, so the ladder characterises the transfer-audit pipeline. Both pipelines are positive on the probability margin (+0.065, P = 0.008 in Table S28; +0.051, P = 0.009 here); the accuracy difference between them corresponds to three of the 72 units changing predicted class. Across the nine representations in each pipeline, only this one survives Benjamini-Hochberg correction, and it does so on both statistics (q = 0.010 accuracy, q = 0.045 margin); neither statistic survives in the Table S28 pipeline (q = 0.072 margin, q = 0.37 accuracy). Corrected values for every representation are in Source Data S17. The identity-threshold profile matches the archive-wide analysis: the coordinate advantage is present under receptor-grouped and 50% identity-cluster validation, attenuates at 40% and is absent at 30%. At 50% the receptor-level mean margin is +0.071 (95% CI +0.003 to +0.139 by receptor-level bootstrap; positive in 22 of 34 receptors), so the interval excludes zero narrowly. The 40% result (P = 0.057) is not significant at the prespecified threshold and is reported as attenuation rather than as a positive finding. The 30% threshold yields only two usable folds of markedly unequal size, so its row indicates absence of usable signal at that separation rather than a precise estimate, and it is not used as a headline result.</w:t>
        </w:r>
      </w:ins>
    </w:p>
    <w:p>
      <w:pPr>
        <w:pStyle w:val="Normal"/>
        <w:rPr>
          <w:ins w:id="3104" w:author="Hossein Batebi" w:date="2026-09-26T00:00:00Z"/>
        </w:rPr>
      </w:pPr>
      <w:ins w:id="3103" w:author="Hossein Batebi" w:date="2026-09-26T00:00:00Z">
        <w:r>
          <w:t xml:space="preserve">Table S32 | Construct stratification of the within-receptor test. All rows use the frozen out-of-fold predictions of the primary coordinate specification under receptor-grouped validation, joined to the construct annotation of Source Data S15; no model was refitted. P values are one-sided empirical probabilities from within-receptor label permutations. Experimental method, species and ICL2 completeness are constant within every one of the 34 eligible receptors and ligand type varies within only one, so those covariates cannot generate the effect. Resolution, deposition year, fusion-protein annotation and ICL2-associated ligand jointly explain 2.1% of the within-receptor variance in the margin, and adjusting for them leaves the mean margin at +0.051.</w:t>
        </w:r>
      </w:ins>
    </w:p>
    <w:p>
      <w:pPr>
        <w:pStyle w:val="Normal"/>
        <w:spacing w:lineRule="exact" w:line="290" w:before="0" w:after="80"/>
        <w:jc w:val="both"/>
        <w:rPr>
          <w:ins w:id="300003" w:author="Hossein Batebi" w:date="2026-09-27T00:00:00Z"/>
        </w:rPr>
      </w:pPr>
      <w:ins w:id="300002" w:author="Hossein Batebi" w:date="2026-09-27T00:00:00Z">
        <w:r>
          <w:rPr>
            <w:rFonts w:ascii="Arial" w:hAnsi="Arial" w:eastAsia="Arial"/>
          </w:rPr>
          <w:t xml:space="preserve">Coordinate-only refit. The endpoint-geometry representation as fitted contains 11 non-coordinate acquisition inputs (resolution, deposition year, experimental method, ligand type, fusion-protein annotation and ICL2 completeness indicators), which carry 7.3% of the mean absolute coefficient mass. To establish that the transfer and within-receptor results are carried by receptor coordinates rather than by acquisition context, the transfer-audit specification was reimplemented independently (nested L2 logistic regression, lbfgs, training-fold tuning of C over 11 logarithmically spaced values, median imputation and standardisation fitted inside training folds only) and applied to the archived per-structure measurements in Source Data S1 using the archived fold assignments in Source Data S11. Two inputs of the archived model, the activation-consensus score and its completeness count, are not present in the archived per-structure measurement table and were omitted from the reimplementation and from every model derived from it, leaving 105 of the 107 archived inputs. The reimplementation was validated against the archive before use: it reproduces the archived within-receptor statistics exactly (margin +0.051, accuracy 59.7%, one-sided P = 0.009 and P = 0.001) and the archived archive-wide macro ROC AUC to within 0.007 at every validation level with five valid folds. Three variants were then fitted on the same units and folds: a coordinate-only model with all acquisition inputs removed; a strict coordinate-only model that additionally removes the three completeness counts; and an acquisition-only model containing only the acquisition inputs. Confidence intervals are receptor-clustered bootstrap intervals over 2,000 resamples; within-receptor P values are one-sided empirical probabilities from 2,000 within-receptor label permutations preserving each receptor’s observed class composition. Results are given in Table S33 and Source Data S18.</w:t>
        </w:r>
      </w:ins>
    </w:p>
    <w:p>
      <w:pPr>
        <w:pStyle w:val="Normal"/>
        <w:spacing w:lineRule="exact" w:line="290" w:before="0" w:after="80"/>
        <w:jc w:val="both"/>
        <w:rPr>
          <w:ins w:id="300005" w:author="Hossein Batebi" w:date="2026-09-27T00:00:00Z"/>
        </w:rPr>
      </w:pPr>
      <w:ins w:id="300004" w:author="Hossein Batebi" w:date="2026-09-27T00:00:00Z">
        <w:r>
          <w:rPr>
            <w:rFonts w:ascii="Arial" w:hAnsi="Arial" w:eastAsia="Arial"/>
          </w:rPr>
          <w:t xml:space="preserve">Table S33 | Coordinate-only refit of the endpoint-geometry representation. Macro ROC AUC under receptor-grouped and 50%, 40% and 30% sequence-identity-cluster validation for the reimplemented full representation, the coordinate-only refit, the strict coordinate-only refit and an acquisition-only comparator, with the archived values for reference; paired full-sequence-minus-coordinate-only differences with receptor-clustered bootstrap intervals; and the within-receptor margin and accuracy of the coordinate-only refit at each threshold. The 30% level has only two unequal folds and is reported for completeness. Benjamini-Hochberg q values substitute the coordinate-only statistics into the same nine-representation ladder used in Table S28. Source Data S18.</w:t>
        </w:r>
      </w:ins>
    </w:p>
    <w:tbl>
      <w:tblPr>
        <w:tblW w:w="9360" w:type="dxa"/>
        <w:jc w:val="left"/>
        <w:tblInd w:w="0" w:type="dxa"/>
        <w:tblLayout w:type="fixed"/>
        <w:tblCellMar>
          <w:top w:w="50" w:type="dxa"/>
          <w:left w:w="90" w:type="dxa"/>
          <w:bottom w:w="50" w:type="dxa"/>
          <w:right w:w="90" w:type="dxa"/>
        </w:tblCellMar>
      </w:tblPr>
      <w:tblGrid>
        <w:gridCol w:w="3000"/>
        <w:gridCol w:w="1600"/>
        <w:gridCol w:w="1600"/>
        <w:gridCol w:w="1580"/>
        <w:gridCol w:w="1580"/>
      </w:tblGrid>
      <w:tr>
        <w:trPr>
          <w:tblHeader w:val="true"/>
          <w:ins w:id="300006" w:author="Hossein Batebi" w:date="2026-09-27T00:00:00Z"/>
        </w:trPr>
        <w:tc>
          <w:tcPr>
            <w:tcW w:w="3000" w:type="dxa"/>
            <w:tcBorders>
              <w:top w:val="single" w:sz="4" w:space="0" w:color="B9B2C4"/>
              <w:bottom w:val="single" w:sz="2" w:space="0" w:color="E4E0EA"/>
            </w:tcBorders>
            <w:shd w:fill="F2EEF4" w:val="clear"/>
          </w:tcPr>
          <w:p>
            <w:pPr>
              <w:pStyle w:val="Normal"/>
              <w:spacing w:lineRule="auto" w:line="240" w:before="0" w:after="0"/>
              <w:rPr>
                <w:ins w:id="300008" w:author="Hossein Batebi" w:date="2026-09-27T00:00:00Z"/>
              </w:rPr>
            </w:pPr>
            <w:ins w:id="300007" w:author="Hossein Batebi" w:date="2026-09-27T00:00:00Z">
              <w:r>
                <w:rPr>
                  <w:rFonts w:eastAsia="Times New Roman" w:cs="Arial"/>
                  <w:b/>
                  <w:bCs/>
                  <w:sz w:val="17"/>
                  <w:szCs w:val="16"/>
                </w:rPr>
                <w:t xml:space="preserve">Archive-wide macro ROC AUC</w:t>
              </w:r>
            </w:ins>
          </w:p>
        </w:tc>
        <w:tc>
          <w:tcPr>
            <w:tcW w:w="1600" w:type="dxa"/>
            <w:tcBorders>
              <w:top w:val="single" w:sz="4" w:space="0" w:color="B9B2C4"/>
              <w:bottom w:val="single" w:sz="2" w:space="0" w:color="E4E0EA"/>
            </w:tcBorders>
            <w:shd w:fill="F2EEF4" w:val="clear"/>
          </w:tcPr>
          <w:p>
            <w:pPr>
              <w:pStyle w:val="Normal"/>
              <w:spacing w:lineRule="auto" w:line="240" w:before="0" w:after="0"/>
              <w:rPr>
                <w:ins w:id="300010" w:author="Hossein Batebi" w:date="2026-09-27T00:00:00Z"/>
              </w:rPr>
            </w:pPr>
            <w:ins w:id="300009" w:author="Hossein Batebi" w:date="2026-09-27T00:00:00Z">
              <w:r>
                <w:rPr>
                  <w:rFonts w:eastAsia="Times New Roman" w:cs="Arial"/>
                  <w:b/>
                  <w:bCs/>
                  <w:sz w:val="17"/>
                  <w:szCs w:val="16"/>
                </w:rPr>
                <w:t xml:space="preserve">receptor-grouped</w:t>
              </w:r>
            </w:ins>
          </w:p>
        </w:tc>
        <w:tc>
          <w:tcPr>
            <w:tcW w:w="1600" w:type="dxa"/>
            <w:tcBorders>
              <w:top w:val="single" w:sz="4" w:space="0" w:color="B9B2C4"/>
              <w:bottom w:val="single" w:sz="2" w:space="0" w:color="E4E0EA"/>
            </w:tcBorders>
            <w:shd w:fill="F2EEF4" w:val="clear"/>
          </w:tcPr>
          <w:p>
            <w:pPr>
              <w:pStyle w:val="Normal"/>
              <w:spacing w:lineRule="auto" w:line="240" w:before="0" w:after="0"/>
              <w:rPr>
                <w:ins w:id="300012" w:author="Hossein Batebi" w:date="2026-09-27T00:00:00Z"/>
              </w:rPr>
            </w:pPr>
            <w:ins w:id="300011" w:author="Hossein Batebi" w:date="2026-09-27T00:00:00Z">
              <w:r>
                <w:rPr>
                  <w:rFonts w:eastAsia="Times New Roman" w:cs="Arial"/>
                  <w:b/>
                  <w:bCs/>
                  <w:sz w:val="17"/>
                  <w:szCs w:val="16"/>
                </w:rPr>
                <w:t xml:space="preserve">50% identity</w:t>
              </w:r>
            </w:ins>
          </w:p>
        </w:tc>
        <w:tc>
          <w:tcPr>
            <w:tcW w:w="1580" w:type="dxa"/>
            <w:tcBorders>
              <w:top w:val="single" w:sz="4" w:space="0" w:color="B9B2C4"/>
              <w:bottom w:val="single" w:sz="2" w:space="0" w:color="E4E0EA"/>
            </w:tcBorders>
            <w:shd w:fill="F2EEF4" w:val="clear"/>
          </w:tcPr>
          <w:p>
            <w:pPr>
              <w:pStyle w:val="Normal"/>
              <w:spacing w:lineRule="auto" w:line="240" w:before="0" w:after="0"/>
              <w:rPr>
                <w:ins w:id="300014" w:author="Hossein Batebi" w:date="2026-09-27T00:00:00Z"/>
              </w:rPr>
            </w:pPr>
            <w:ins w:id="300013" w:author="Hossein Batebi" w:date="2026-09-27T00:00:00Z">
              <w:r>
                <w:rPr>
                  <w:rFonts w:eastAsia="Times New Roman" w:cs="Arial"/>
                  <w:b/>
                  <w:bCs/>
                  <w:sz w:val="17"/>
                  <w:szCs w:val="16"/>
                </w:rPr>
                <w:t xml:space="preserve">40% identity</w:t>
              </w:r>
            </w:ins>
          </w:p>
        </w:tc>
        <w:tc>
          <w:tcPr>
            <w:tcW w:w="1580" w:type="dxa"/>
            <w:tcBorders>
              <w:top w:val="single" w:sz="4" w:space="0" w:color="B9B2C4"/>
              <w:bottom w:val="single" w:sz="2" w:space="0" w:color="E4E0EA"/>
            </w:tcBorders>
            <w:shd w:fill="F2EEF4" w:val="clear"/>
          </w:tcPr>
          <w:p>
            <w:pPr>
              <w:pStyle w:val="Normal"/>
              <w:spacing w:lineRule="auto" w:line="240" w:before="0" w:after="0"/>
              <w:rPr>
                <w:ins w:id="300016" w:author="Hossein Batebi" w:date="2026-09-27T00:00:00Z"/>
              </w:rPr>
            </w:pPr>
            <w:ins w:id="300015" w:author="Hossein Batebi" w:date="2026-09-27T00:00:00Z">
              <w:r>
                <w:rPr>
                  <w:rFonts w:eastAsia="Times New Roman" w:cs="Arial"/>
                  <w:b/>
                  <w:bCs/>
                  <w:sz w:val="17"/>
                  <w:szCs w:val="16"/>
                </w:rPr>
                <w:t xml:space="preserve">30% identity</w:t>
              </w:r>
            </w:ins>
          </w:p>
        </w:tc>
      </w:tr>
      <w:tr>
        <w:trPr>
          <w:ins w:id="300017" w:author="Hossein Batebi" w:date="2026-09-27T00:00:00Z"/>
        </w:trPr>
        <w:tc>
          <w:tcPr>
            <w:tcW w:w="3000" w:type="dxa"/>
            <w:tcBorders>
              <w:top w:val="single" w:sz="4" w:space="0" w:color="B9B2C4"/>
              <w:bottom w:val="single" w:sz="2" w:space="0" w:color="E4E0EA"/>
            </w:tcBorders>
          </w:tcPr>
          <w:p>
            <w:pPr>
              <w:pStyle w:val="Normal"/>
              <w:spacing w:lineRule="auto" w:line="240" w:before="0" w:after="0"/>
              <w:rPr>
                <w:ins w:id="300019" w:author="Hossein Batebi" w:date="2026-09-27T00:00:00Z"/>
              </w:rPr>
            </w:pPr>
            <w:ins w:id="300018" w:author="Hossein Batebi" w:date="2026-09-27T00:00:00Z">
              <w:r>
                <w:rPr>
                  <w:rFonts w:eastAsia="Times New Roman" w:cs="Arial"/>
                  <w:sz w:val="17"/>
                  <w:szCs w:val="16"/>
                </w:rPr>
                <w:t xml:space="preserve">Archived endpoint geometry (Source Data S11)</w:t>
              </w:r>
            </w:ins>
          </w:p>
        </w:tc>
        <w:tc>
          <w:tcPr>
            <w:tcW w:w="1600" w:type="dxa"/>
            <w:tcBorders>
              <w:top w:val="single" w:sz="4" w:space="0" w:color="B9B2C4"/>
              <w:bottom w:val="single" w:sz="2" w:space="0" w:color="E4E0EA"/>
            </w:tcBorders>
          </w:tcPr>
          <w:p>
            <w:pPr>
              <w:pStyle w:val="Normal"/>
              <w:spacing w:lineRule="auto" w:line="240" w:before="0" w:after="0"/>
              <w:rPr>
                <w:ins w:id="300021" w:author="Hossein Batebi" w:date="2026-09-27T00:00:00Z"/>
              </w:rPr>
            </w:pPr>
            <w:ins w:id="300020" w:author="Hossein Batebi" w:date="2026-09-27T00:00:00Z">
              <w:r>
                <w:rPr>
                  <w:rFonts w:eastAsia="Times New Roman" w:cs="Arial"/>
                  <w:sz w:val="17"/>
                  <w:szCs w:val="16"/>
                </w:rPr>
                <w:t xml:space="preserve">0.776</w:t>
              </w:r>
            </w:ins>
          </w:p>
        </w:tc>
        <w:tc>
          <w:tcPr>
            <w:tcW w:w="1600" w:type="dxa"/>
            <w:tcBorders>
              <w:top w:val="single" w:sz="4" w:space="0" w:color="B9B2C4"/>
              <w:bottom w:val="single" w:sz="2" w:space="0" w:color="E4E0EA"/>
            </w:tcBorders>
          </w:tcPr>
          <w:p>
            <w:pPr>
              <w:pStyle w:val="Normal"/>
              <w:spacing w:lineRule="auto" w:line="240" w:before="0" w:after="0"/>
              <w:rPr>
                <w:ins w:id="300023" w:author="Hossein Batebi" w:date="2026-09-27T00:00:00Z"/>
              </w:rPr>
            </w:pPr>
            <w:ins w:id="300022" w:author="Hossein Batebi" w:date="2026-09-27T00:00:00Z">
              <w:r>
                <w:rPr>
                  <w:rFonts w:eastAsia="Times New Roman" w:cs="Arial"/>
                  <w:sz w:val="17"/>
                  <w:szCs w:val="16"/>
                </w:rPr>
                <w:t xml:space="preserve">0.731</w:t>
              </w:r>
            </w:ins>
          </w:p>
        </w:tc>
        <w:tc>
          <w:tcPr>
            <w:tcW w:w="1580" w:type="dxa"/>
            <w:tcBorders>
              <w:top w:val="single" w:sz="4" w:space="0" w:color="B9B2C4"/>
              <w:bottom w:val="single" w:sz="2" w:space="0" w:color="E4E0EA"/>
            </w:tcBorders>
          </w:tcPr>
          <w:p>
            <w:pPr>
              <w:pStyle w:val="Normal"/>
              <w:spacing w:lineRule="auto" w:line="240" w:before="0" w:after="0"/>
              <w:rPr>
                <w:ins w:id="300025" w:author="Hossein Batebi" w:date="2026-09-27T00:00:00Z"/>
              </w:rPr>
            </w:pPr>
            <w:ins w:id="300024" w:author="Hossein Batebi" w:date="2026-09-27T00:00:00Z">
              <w:r>
                <w:rPr>
                  <w:rFonts w:eastAsia="Times New Roman" w:cs="Arial"/>
                  <w:sz w:val="17"/>
                  <w:szCs w:val="16"/>
                </w:rPr>
                <w:t xml:space="preserve">0.683</w:t>
              </w:r>
            </w:ins>
          </w:p>
        </w:tc>
        <w:tc>
          <w:tcPr>
            <w:tcW w:w="1580" w:type="dxa"/>
            <w:tcBorders>
              <w:top w:val="single" w:sz="4" w:space="0" w:color="B9B2C4"/>
              <w:bottom w:val="single" w:sz="2" w:space="0" w:color="E4E0EA"/>
            </w:tcBorders>
          </w:tcPr>
          <w:p>
            <w:pPr>
              <w:pStyle w:val="Normal"/>
              <w:spacing w:lineRule="auto" w:line="240" w:before="0" w:after="0"/>
              <w:rPr>
                <w:ins w:id="300027" w:author="Hossein Batebi" w:date="2026-09-27T00:00:00Z"/>
              </w:rPr>
            </w:pPr>
            <w:ins w:id="300026" w:author="Hossein Batebi" w:date="2026-09-27T00:00:00Z">
              <w:r>
                <w:rPr>
                  <w:rFonts w:eastAsia="Times New Roman" w:cs="Arial"/>
                  <w:sz w:val="17"/>
                  <w:szCs w:val="16"/>
                </w:rPr>
                <w:t xml:space="preserve">0.517</w:t>
              </w:r>
            </w:ins>
          </w:p>
        </w:tc>
      </w:tr>
      <w:tr>
        <w:trPr>
          <w:ins w:id="300028" w:author="Hossein Batebi" w:date="2026-09-27T00:00:00Z"/>
        </w:trPr>
        <w:tc>
          <w:tcPr>
            <w:tcW w:w="3000" w:type="dxa"/>
            <w:tcBorders>
              <w:top w:val="single" w:sz="4" w:space="0" w:color="B9B2C4"/>
              <w:bottom w:val="single" w:sz="2" w:space="0" w:color="E4E0EA"/>
            </w:tcBorders>
          </w:tcPr>
          <w:p>
            <w:pPr>
              <w:pStyle w:val="Normal"/>
              <w:spacing w:lineRule="auto" w:line="240" w:before="0" w:after="0"/>
              <w:rPr>
                <w:ins w:id="300030" w:author="Hossein Batebi" w:date="2026-09-27T00:00:00Z"/>
              </w:rPr>
            </w:pPr>
            <w:ins w:id="300029" w:author="Hossein Batebi" w:date="2026-09-27T00:00:00Z">
              <w:r>
                <w:rPr>
                  <w:rFonts w:eastAsia="Times New Roman" w:cs="Arial"/>
                  <w:sz w:val="17"/>
                  <w:szCs w:val="16"/>
                </w:rPr>
                <w:t xml:space="preserve">Reimplementation, all inputs</w:t>
              </w:r>
            </w:ins>
          </w:p>
        </w:tc>
        <w:tc>
          <w:tcPr>
            <w:tcW w:w="1600" w:type="dxa"/>
            <w:tcBorders>
              <w:top w:val="single" w:sz="4" w:space="0" w:color="B9B2C4"/>
              <w:bottom w:val="single" w:sz="2" w:space="0" w:color="E4E0EA"/>
            </w:tcBorders>
          </w:tcPr>
          <w:p>
            <w:pPr>
              <w:pStyle w:val="Normal"/>
              <w:spacing w:lineRule="auto" w:line="240" w:before="0" w:after="0"/>
              <w:rPr>
                <w:ins w:id="300032" w:author="Hossein Batebi" w:date="2026-09-27T00:00:00Z"/>
              </w:rPr>
            </w:pPr>
            <w:ins w:id="300031" w:author="Hossein Batebi" w:date="2026-09-27T00:00:00Z">
              <w:r>
                <w:rPr>
                  <w:rFonts w:eastAsia="Times New Roman" w:cs="Arial"/>
                  <w:sz w:val="17"/>
                  <w:szCs w:val="16"/>
                </w:rPr>
                <w:t xml:space="preserve">0.783</w:t>
              </w:r>
            </w:ins>
          </w:p>
        </w:tc>
        <w:tc>
          <w:tcPr>
            <w:tcW w:w="1600" w:type="dxa"/>
            <w:tcBorders>
              <w:top w:val="single" w:sz="4" w:space="0" w:color="B9B2C4"/>
              <w:bottom w:val="single" w:sz="2" w:space="0" w:color="E4E0EA"/>
            </w:tcBorders>
          </w:tcPr>
          <w:p>
            <w:pPr>
              <w:pStyle w:val="Normal"/>
              <w:spacing w:lineRule="auto" w:line="240" w:before="0" w:after="0"/>
              <w:rPr>
                <w:ins w:id="300034" w:author="Hossein Batebi" w:date="2026-09-27T00:00:00Z"/>
              </w:rPr>
            </w:pPr>
            <w:ins w:id="300033" w:author="Hossein Batebi" w:date="2026-09-27T00:00:00Z">
              <w:r>
                <w:rPr>
                  <w:rFonts w:eastAsia="Times New Roman" w:cs="Arial"/>
                  <w:sz w:val="17"/>
                  <w:szCs w:val="16"/>
                </w:rPr>
                <w:t xml:space="preserve">0.737</w:t>
              </w:r>
            </w:ins>
          </w:p>
        </w:tc>
        <w:tc>
          <w:tcPr>
            <w:tcW w:w="1580" w:type="dxa"/>
            <w:tcBorders>
              <w:top w:val="single" w:sz="4" w:space="0" w:color="B9B2C4"/>
              <w:bottom w:val="single" w:sz="2" w:space="0" w:color="E4E0EA"/>
            </w:tcBorders>
          </w:tcPr>
          <w:p>
            <w:pPr>
              <w:pStyle w:val="Normal"/>
              <w:spacing w:lineRule="auto" w:line="240" w:before="0" w:after="0"/>
              <w:rPr>
                <w:ins w:id="300036" w:author="Hossein Batebi" w:date="2026-09-27T00:00:00Z"/>
              </w:rPr>
            </w:pPr>
            <w:ins w:id="300035" w:author="Hossein Batebi" w:date="2026-09-27T00:00:00Z">
              <w:r>
                <w:rPr>
                  <w:rFonts w:eastAsia="Times New Roman" w:cs="Arial"/>
                  <w:sz w:val="17"/>
                  <w:szCs w:val="16"/>
                </w:rPr>
                <w:t xml:space="preserve">0.680</w:t>
              </w:r>
            </w:ins>
          </w:p>
        </w:tc>
        <w:tc>
          <w:tcPr>
            <w:tcW w:w="1580" w:type="dxa"/>
            <w:tcBorders>
              <w:top w:val="single" w:sz="4" w:space="0" w:color="B9B2C4"/>
              <w:bottom w:val="single" w:sz="2" w:space="0" w:color="E4E0EA"/>
            </w:tcBorders>
          </w:tcPr>
          <w:p>
            <w:pPr>
              <w:pStyle w:val="Normal"/>
              <w:spacing w:lineRule="auto" w:line="240" w:before="0" w:after="0"/>
              <w:rPr>
                <w:ins w:id="300038" w:author="Hossein Batebi" w:date="2026-09-27T00:00:00Z"/>
              </w:rPr>
            </w:pPr>
            <w:ins w:id="300037" w:author="Hossein Batebi" w:date="2026-09-27T00:00:00Z">
              <w:r>
                <w:rPr>
                  <w:rFonts w:eastAsia="Times New Roman" w:cs="Arial"/>
                  <w:sz w:val="17"/>
                  <w:szCs w:val="16"/>
                </w:rPr>
                <w:t xml:space="preserve">0.494</w:t>
              </w:r>
            </w:ins>
          </w:p>
        </w:tc>
      </w:tr>
      <w:tr>
        <w:trPr>
          <w:ins w:id="300039" w:author="Hossein Batebi" w:date="2026-09-27T00:00:00Z"/>
        </w:trPr>
        <w:tc>
          <w:tcPr>
            <w:tcW w:w="3000" w:type="dxa"/>
            <w:tcBorders>
              <w:top w:val="single" w:sz="4" w:space="0" w:color="B9B2C4"/>
              <w:bottom w:val="single" w:sz="2" w:space="0" w:color="E4E0EA"/>
            </w:tcBorders>
          </w:tcPr>
          <w:p>
            <w:pPr>
              <w:pStyle w:val="Normal"/>
              <w:spacing w:lineRule="auto" w:line="240" w:before="0" w:after="0"/>
              <w:rPr>
                <w:ins w:id="300041" w:author="Hossein Batebi" w:date="2026-09-27T00:00:00Z"/>
              </w:rPr>
            </w:pPr>
            <w:ins w:id="300040" w:author="Hossein Batebi" w:date="2026-09-27T00:00:00Z">
              <w:r>
                <w:rPr>
                  <w:rFonts w:eastAsia="Times New Roman" w:cs="Arial"/>
                  <w:sz w:val="17"/>
                  <w:szCs w:val="16"/>
                </w:rPr>
                <w:t xml:space="preserve">Coordinate-only refit</w:t>
              </w:r>
            </w:ins>
          </w:p>
        </w:tc>
        <w:tc>
          <w:tcPr>
            <w:tcW w:w="1600" w:type="dxa"/>
            <w:tcBorders>
              <w:top w:val="single" w:sz="4" w:space="0" w:color="B9B2C4"/>
              <w:bottom w:val="single" w:sz="2" w:space="0" w:color="E4E0EA"/>
            </w:tcBorders>
          </w:tcPr>
          <w:p>
            <w:pPr>
              <w:pStyle w:val="Normal"/>
              <w:spacing w:lineRule="auto" w:line="240" w:before="0" w:after="0"/>
              <w:rPr>
                <w:ins w:id="300043" w:author="Hossein Batebi" w:date="2026-09-27T00:00:00Z"/>
              </w:rPr>
            </w:pPr>
            <w:ins w:id="300042" w:author="Hossein Batebi" w:date="2026-09-27T00:00:00Z">
              <w:r>
                <w:rPr>
                  <w:rFonts w:eastAsia="Times New Roman" w:cs="Arial"/>
                  <w:sz w:val="17"/>
                  <w:szCs w:val="16"/>
                </w:rPr>
                <w:t xml:space="preserve">0.781</w:t>
              </w:r>
            </w:ins>
          </w:p>
        </w:tc>
        <w:tc>
          <w:tcPr>
            <w:tcW w:w="1600" w:type="dxa"/>
            <w:tcBorders>
              <w:top w:val="single" w:sz="4" w:space="0" w:color="B9B2C4"/>
              <w:bottom w:val="single" w:sz="2" w:space="0" w:color="E4E0EA"/>
            </w:tcBorders>
          </w:tcPr>
          <w:p>
            <w:pPr>
              <w:pStyle w:val="Normal"/>
              <w:spacing w:lineRule="auto" w:line="240" w:before="0" w:after="0"/>
              <w:rPr>
                <w:ins w:id="300045" w:author="Hossein Batebi" w:date="2026-09-27T00:00:00Z"/>
              </w:rPr>
            </w:pPr>
            <w:ins w:id="300044" w:author="Hossein Batebi" w:date="2026-09-27T00:00:00Z">
              <w:r>
                <w:rPr>
                  <w:rFonts w:eastAsia="Times New Roman" w:cs="Arial"/>
                  <w:sz w:val="17"/>
                  <w:szCs w:val="16"/>
                </w:rPr>
                <w:t xml:space="preserve">0.741</w:t>
              </w:r>
            </w:ins>
          </w:p>
        </w:tc>
        <w:tc>
          <w:tcPr>
            <w:tcW w:w="1580" w:type="dxa"/>
            <w:tcBorders>
              <w:top w:val="single" w:sz="4" w:space="0" w:color="B9B2C4"/>
              <w:bottom w:val="single" w:sz="2" w:space="0" w:color="E4E0EA"/>
            </w:tcBorders>
          </w:tcPr>
          <w:p>
            <w:pPr>
              <w:pStyle w:val="Normal"/>
              <w:spacing w:lineRule="auto" w:line="240" w:before="0" w:after="0"/>
              <w:rPr>
                <w:ins w:id="300047" w:author="Hossein Batebi" w:date="2026-09-27T00:00:00Z"/>
              </w:rPr>
            </w:pPr>
            <w:ins w:id="300046" w:author="Hossein Batebi" w:date="2026-09-27T00:00:00Z">
              <w:r>
                <w:rPr>
                  <w:rFonts w:eastAsia="Times New Roman" w:cs="Arial"/>
                  <w:sz w:val="17"/>
                  <w:szCs w:val="16"/>
                </w:rPr>
                <w:t xml:space="preserve">0.678</w:t>
              </w:r>
            </w:ins>
          </w:p>
        </w:tc>
        <w:tc>
          <w:tcPr>
            <w:tcW w:w="1580" w:type="dxa"/>
            <w:tcBorders>
              <w:top w:val="single" w:sz="4" w:space="0" w:color="B9B2C4"/>
              <w:bottom w:val="single" w:sz="2" w:space="0" w:color="E4E0EA"/>
            </w:tcBorders>
          </w:tcPr>
          <w:p>
            <w:pPr>
              <w:pStyle w:val="Normal"/>
              <w:spacing w:lineRule="auto" w:line="240" w:before="0" w:after="0"/>
              <w:rPr>
                <w:ins w:id="300049" w:author="Hossein Batebi" w:date="2026-09-27T00:00:00Z"/>
              </w:rPr>
            </w:pPr>
            <w:ins w:id="300048" w:author="Hossein Batebi" w:date="2026-09-27T00:00:00Z">
              <w:r>
                <w:rPr>
                  <w:rFonts w:eastAsia="Times New Roman" w:cs="Arial"/>
                  <w:sz w:val="17"/>
                  <w:szCs w:val="16"/>
                </w:rPr>
                <w:t xml:space="preserve">0.490</w:t>
              </w:r>
            </w:ins>
          </w:p>
        </w:tc>
      </w:tr>
      <w:tr>
        <w:trPr>
          <w:ins w:id="300050" w:author="Hossein Batebi" w:date="2026-09-27T00:00:00Z"/>
        </w:trPr>
        <w:tc>
          <w:tcPr>
            <w:tcW w:w="3000" w:type="dxa"/>
            <w:tcBorders>
              <w:top w:val="single" w:sz="4" w:space="0" w:color="B9B2C4"/>
              <w:bottom w:val="single" w:sz="2" w:space="0" w:color="E4E0EA"/>
            </w:tcBorders>
          </w:tcPr>
          <w:p>
            <w:pPr>
              <w:pStyle w:val="Normal"/>
              <w:spacing w:lineRule="auto" w:line="240" w:before="0" w:after="0"/>
              <w:rPr>
                <w:ins w:id="300052" w:author="Hossein Batebi" w:date="2026-09-27T00:00:00Z"/>
              </w:rPr>
            </w:pPr>
            <w:ins w:id="300051" w:author="Hossein Batebi" w:date="2026-09-27T00:00:00Z">
              <w:r>
                <w:rPr>
                  <w:rFonts w:eastAsia="Times New Roman" w:cs="Arial"/>
                  <w:sz w:val="17"/>
                  <w:szCs w:val="16"/>
                </w:rPr>
                <w:t xml:space="preserve">Strict coordinate-only refit</w:t>
              </w:r>
            </w:ins>
          </w:p>
        </w:tc>
        <w:tc>
          <w:tcPr>
            <w:tcW w:w="1600" w:type="dxa"/>
            <w:tcBorders>
              <w:top w:val="single" w:sz="4" w:space="0" w:color="B9B2C4"/>
              <w:bottom w:val="single" w:sz="2" w:space="0" w:color="E4E0EA"/>
            </w:tcBorders>
          </w:tcPr>
          <w:p>
            <w:pPr>
              <w:pStyle w:val="Normal"/>
              <w:spacing w:lineRule="auto" w:line="240" w:before="0" w:after="0"/>
              <w:rPr>
                <w:ins w:id="300054" w:author="Hossein Batebi" w:date="2026-09-27T00:00:00Z"/>
              </w:rPr>
            </w:pPr>
            <w:ins w:id="300053" w:author="Hossein Batebi" w:date="2026-09-27T00:00:00Z">
              <w:r>
                <w:rPr>
                  <w:rFonts w:eastAsia="Times New Roman" w:cs="Arial"/>
                  <w:sz w:val="17"/>
                  <w:szCs w:val="16"/>
                </w:rPr>
                <w:t xml:space="preserve">0.775</w:t>
              </w:r>
            </w:ins>
          </w:p>
        </w:tc>
        <w:tc>
          <w:tcPr>
            <w:tcW w:w="1600" w:type="dxa"/>
            <w:tcBorders>
              <w:top w:val="single" w:sz="4" w:space="0" w:color="B9B2C4"/>
              <w:bottom w:val="single" w:sz="2" w:space="0" w:color="E4E0EA"/>
            </w:tcBorders>
          </w:tcPr>
          <w:p>
            <w:pPr>
              <w:pStyle w:val="Normal"/>
              <w:spacing w:lineRule="auto" w:line="240" w:before="0" w:after="0"/>
              <w:rPr>
                <w:ins w:id="300056" w:author="Hossein Batebi" w:date="2026-09-27T00:00:00Z"/>
              </w:rPr>
            </w:pPr>
            <w:ins w:id="300055" w:author="Hossein Batebi" w:date="2026-09-27T00:00:00Z">
              <w:r>
                <w:rPr>
                  <w:rFonts w:eastAsia="Times New Roman" w:cs="Arial"/>
                  <w:sz w:val="17"/>
                  <w:szCs w:val="16"/>
                </w:rPr>
                <w:t xml:space="preserve">0.737</w:t>
              </w:r>
            </w:ins>
          </w:p>
        </w:tc>
        <w:tc>
          <w:tcPr>
            <w:tcW w:w="1580" w:type="dxa"/>
            <w:tcBorders>
              <w:top w:val="single" w:sz="4" w:space="0" w:color="B9B2C4"/>
              <w:bottom w:val="single" w:sz="2" w:space="0" w:color="E4E0EA"/>
            </w:tcBorders>
          </w:tcPr>
          <w:p>
            <w:pPr>
              <w:pStyle w:val="Normal"/>
              <w:spacing w:lineRule="auto" w:line="240" w:before="0" w:after="0"/>
              <w:rPr>
                <w:ins w:id="300058" w:author="Hossein Batebi" w:date="2026-09-27T00:00:00Z"/>
              </w:rPr>
            </w:pPr>
            <w:ins w:id="300057" w:author="Hossein Batebi" w:date="2026-09-27T00:00:00Z">
              <w:r>
                <w:rPr>
                  <w:rFonts w:eastAsia="Times New Roman" w:cs="Arial"/>
                  <w:sz w:val="17"/>
                  <w:szCs w:val="16"/>
                </w:rPr>
                <w:t xml:space="preserve">0.678</w:t>
              </w:r>
            </w:ins>
          </w:p>
        </w:tc>
        <w:tc>
          <w:tcPr>
            <w:tcW w:w="1580" w:type="dxa"/>
            <w:tcBorders>
              <w:top w:val="single" w:sz="4" w:space="0" w:color="B9B2C4"/>
              <w:bottom w:val="single" w:sz="2" w:space="0" w:color="E4E0EA"/>
            </w:tcBorders>
          </w:tcPr>
          <w:p>
            <w:pPr>
              <w:pStyle w:val="Normal"/>
              <w:spacing w:lineRule="auto" w:line="240" w:before="0" w:after="0"/>
              <w:rPr>
                <w:ins w:id="300060" w:author="Hossein Batebi" w:date="2026-09-27T00:00:00Z"/>
              </w:rPr>
            </w:pPr>
            <w:ins w:id="300059" w:author="Hossein Batebi" w:date="2026-09-27T00:00:00Z">
              <w:r>
                <w:rPr>
                  <w:rFonts w:eastAsia="Times New Roman" w:cs="Arial"/>
                  <w:sz w:val="17"/>
                  <w:szCs w:val="16"/>
                </w:rPr>
                <w:t xml:space="preserve">0.493</w:t>
              </w:r>
            </w:ins>
          </w:p>
        </w:tc>
      </w:tr>
      <w:tr>
        <w:trPr>
          <w:ins w:id="300061" w:author="Hossein Batebi" w:date="2026-09-27T00:00:00Z"/>
        </w:trPr>
        <w:tc>
          <w:tcPr>
            <w:tcW w:w="3000" w:type="dxa"/>
            <w:tcBorders>
              <w:top w:val="single" w:sz="4" w:space="0" w:color="B9B2C4"/>
              <w:bottom w:val="single" w:sz="2" w:space="0" w:color="E4E0EA"/>
            </w:tcBorders>
          </w:tcPr>
          <w:p>
            <w:pPr>
              <w:pStyle w:val="Normal"/>
              <w:spacing w:lineRule="auto" w:line="240" w:before="0" w:after="0"/>
              <w:rPr>
                <w:ins w:id="300063" w:author="Hossein Batebi" w:date="2026-09-27T00:00:00Z"/>
              </w:rPr>
            </w:pPr>
            <w:ins w:id="300062" w:author="Hossein Batebi" w:date="2026-09-27T00:00:00Z">
              <w:r>
                <w:rPr>
                  <w:rFonts w:eastAsia="Times New Roman" w:cs="Arial"/>
                  <w:sz w:val="17"/>
                  <w:szCs w:val="16"/>
                </w:rPr>
                <w:t xml:space="preserve">Acquisition inputs only</w:t>
              </w:r>
            </w:ins>
          </w:p>
        </w:tc>
        <w:tc>
          <w:tcPr>
            <w:tcW w:w="1600" w:type="dxa"/>
            <w:tcBorders>
              <w:top w:val="single" w:sz="4" w:space="0" w:color="B9B2C4"/>
              <w:bottom w:val="single" w:sz="2" w:space="0" w:color="E4E0EA"/>
            </w:tcBorders>
          </w:tcPr>
          <w:p>
            <w:pPr>
              <w:pStyle w:val="Normal"/>
              <w:spacing w:lineRule="auto" w:line="240" w:before="0" w:after="0"/>
              <w:rPr>
                <w:ins w:id="300065" w:author="Hossein Batebi" w:date="2026-09-27T00:00:00Z"/>
              </w:rPr>
            </w:pPr>
            <w:ins w:id="300064" w:author="Hossein Batebi" w:date="2026-09-27T00:00:00Z">
              <w:r>
                <w:rPr>
                  <w:rFonts w:eastAsia="Times New Roman" w:cs="Arial"/>
                  <w:sz w:val="17"/>
                  <w:szCs w:val="16"/>
                </w:rPr>
                <w:t xml:space="preserve">0.568</w:t>
              </w:r>
            </w:ins>
          </w:p>
        </w:tc>
        <w:tc>
          <w:tcPr>
            <w:tcW w:w="1600" w:type="dxa"/>
            <w:tcBorders>
              <w:top w:val="single" w:sz="4" w:space="0" w:color="B9B2C4"/>
              <w:bottom w:val="single" w:sz="2" w:space="0" w:color="E4E0EA"/>
            </w:tcBorders>
          </w:tcPr>
          <w:p>
            <w:pPr>
              <w:pStyle w:val="Normal"/>
              <w:spacing w:lineRule="auto" w:line="240" w:before="0" w:after="0"/>
              <w:rPr>
                <w:ins w:id="300067" w:author="Hossein Batebi" w:date="2026-09-27T00:00:00Z"/>
              </w:rPr>
            </w:pPr>
            <w:ins w:id="300066" w:author="Hossein Batebi" w:date="2026-09-27T00:00:00Z">
              <w:r>
                <w:rPr>
                  <w:rFonts w:eastAsia="Times New Roman" w:cs="Arial"/>
                  <w:sz w:val="17"/>
                  <w:szCs w:val="16"/>
                </w:rPr>
                <w:t xml:space="preserve">0.489</w:t>
              </w:r>
            </w:ins>
          </w:p>
        </w:tc>
        <w:tc>
          <w:tcPr>
            <w:tcW w:w="1580" w:type="dxa"/>
            <w:tcBorders>
              <w:top w:val="single" w:sz="4" w:space="0" w:color="B9B2C4"/>
              <w:bottom w:val="single" w:sz="2" w:space="0" w:color="E4E0EA"/>
            </w:tcBorders>
          </w:tcPr>
          <w:p>
            <w:pPr>
              <w:pStyle w:val="Normal"/>
              <w:spacing w:lineRule="auto" w:line="240" w:before="0" w:after="0"/>
              <w:rPr>
                <w:ins w:id="300069" w:author="Hossein Batebi" w:date="2026-09-27T00:00:00Z"/>
              </w:rPr>
            </w:pPr>
            <w:ins w:id="300068" w:author="Hossein Batebi" w:date="2026-09-27T00:00:00Z">
              <w:r>
                <w:rPr>
                  <w:rFonts w:eastAsia="Times New Roman" w:cs="Arial"/>
                  <w:sz w:val="17"/>
                  <w:szCs w:val="16"/>
                </w:rPr>
                <w:t xml:space="preserve">0.533</w:t>
              </w:r>
            </w:ins>
          </w:p>
        </w:tc>
        <w:tc>
          <w:tcPr>
            <w:tcW w:w="1580" w:type="dxa"/>
            <w:tcBorders>
              <w:top w:val="single" w:sz="4" w:space="0" w:color="B9B2C4"/>
              <w:bottom w:val="single" w:sz="2" w:space="0" w:color="E4E0EA"/>
            </w:tcBorders>
          </w:tcPr>
          <w:p>
            <w:pPr>
              <w:pStyle w:val="Normal"/>
              <w:spacing w:lineRule="auto" w:line="240" w:before="0" w:after="0"/>
              <w:rPr>
                <w:ins w:id="300071" w:author="Hossein Batebi" w:date="2026-09-27T00:00:00Z"/>
              </w:rPr>
            </w:pPr>
            <w:ins w:id="300070" w:author="Hossein Batebi" w:date="2026-09-27T00:00:00Z">
              <w:r>
                <w:rPr>
                  <w:rFonts w:eastAsia="Times New Roman" w:cs="Arial"/>
                  <w:sz w:val="17"/>
                  <w:szCs w:val="16"/>
                </w:rPr>
                <w:t xml:space="preserve">0.515</w:t>
              </w:r>
            </w:ins>
          </w:p>
        </w:tc>
      </w:tr>
      <w:tr>
        <w:trPr>
          <w:ins w:id="300072" w:author="Hossein Batebi" w:date="2026-09-27T00:00:00Z"/>
        </w:trPr>
        <w:tc>
          <w:tcPr>
            <w:tcW w:w="3000" w:type="dxa"/>
            <w:tcBorders>
              <w:top w:val="single" w:sz="4" w:space="0" w:color="B9B2C4"/>
              <w:bottom w:val="single" w:sz="2" w:space="0" w:color="E4E0EA"/>
            </w:tcBorders>
          </w:tcPr>
          <w:p>
            <w:pPr>
              <w:pStyle w:val="Normal"/>
              <w:spacing w:lineRule="auto" w:line="240" w:before="0" w:after="0"/>
              <w:rPr>
                <w:ins w:id="300074" w:author="Hossein Batebi" w:date="2026-09-27T00:00:00Z"/>
              </w:rPr>
            </w:pPr>
            <w:ins w:id="300073" w:author="Hossein Batebi" w:date="2026-09-27T00:00:00Z">
              <w:r>
                <w:rPr>
                  <w:rFonts w:eastAsia="Times New Roman" w:cs="Arial"/>
                  <w:sz w:val="17"/>
                  <w:szCs w:val="16"/>
                </w:rPr>
                <w:t xml:space="preserve">Full sequence (archived)</w:t>
              </w:r>
            </w:ins>
          </w:p>
        </w:tc>
        <w:tc>
          <w:tcPr>
            <w:tcW w:w="1600" w:type="dxa"/>
            <w:tcBorders>
              <w:top w:val="single" w:sz="4" w:space="0" w:color="B9B2C4"/>
              <w:bottom w:val="single" w:sz="2" w:space="0" w:color="E4E0EA"/>
            </w:tcBorders>
          </w:tcPr>
          <w:p>
            <w:pPr>
              <w:pStyle w:val="Normal"/>
              <w:spacing w:lineRule="auto" w:line="240" w:before="0" w:after="0"/>
              <w:rPr>
                <w:ins w:id="300076" w:author="Hossein Batebi" w:date="2026-09-27T00:00:00Z"/>
              </w:rPr>
            </w:pPr>
            <w:ins w:id="300075" w:author="Hossein Batebi" w:date="2026-09-27T00:00:00Z">
              <w:r>
                <w:rPr>
                  <w:rFonts w:eastAsia="Times New Roman" w:cs="Arial"/>
                  <w:sz w:val="17"/>
                  <w:szCs w:val="16"/>
                </w:rPr>
                <w:t xml:space="preserve">0.790</w:t>
              </w:r>
            </w:ins>
          </w:p>
        </w:tc>
        <w:tc>
          <w:tcPr>
            <w:tcW w:w="1600" w:type="dxa"/>
            <w:tcBorders>
              <w:top w:val="single" w:sz="4" w:space="0" w:color="B9B2C4"/>
              <w:bottom w:val="single" w:sz="2" w:space="0" w:color="E4E0EA"/>
            </w:tcBorders>
          </w:tcPr>
          <w:p>
            <w:pPr>
              <w:pStyle w:val="Normal"/>
              <w:spacing w:lineRule="auto" w:line="240" w:before="0" w:after="0"/>
              <w:rPr>
                <w:ins w:id="300078" w:author="Hossein Batebi" w:date="2026-09-27T00:00:00Z"/>
              </w:rPr>
            </w:pPr>
            <w:ins w:id="300077" w:author="Hossein Batebi" w:date="2026-09-27T00:00:00Z">
              <w:r>
                <w:rPr>
                  <w:rFonts w:eastAsia="Times New Roman" w:cs="Arial"/>
                  <w:sz w:val="17"/>
                  <w:szCs w:val="16"/>
                </w:rPr>
                <w:t xml:space="preserve">0.638</w:t>
              </w:r>
            </w:ins>
          </w:p>
        </w:tc>
        <w:tc>
          <w:tcPr>
            <w:tcW w:w="1580" w:type="dxa"/>
            <w:tcBorders>
              <w:top w:val="single" w:sz="4" w:space="0" w:color="B9B2C4"/>
              <w:bottom w:val="single" w:sz="2" w:space="0" w:color="E4E0EA"/>
            </w:tcBorders>
          </w:tcPr>
          <w:p>
            <w:pPr>
              <w:pStyle w:val="Normal"/>
              <w:spacing w:lineRule="auto" w:line="240" w:before="0" w:after="0"/>
              <w:rPr>
                <w:ins w:id="300080" w:author="Hossein Batebi" w:date="2026-09-27T00:00:00Z"/>
              </w:rPr>
            </w:pPr>
            <w:ins w:id="300079" w:author="Hossein Batebi" w:date="2026-09-27T00:00:00Z">
              <w:r>
                <w:rPr>
                  <w:rFonts w:eastAsia="Times New Roman" w:cs="Arial"/>
                  <w:sz w:val="17"/>
                  <w:szCs w:val="16"/>
                </w:rPr>
                <w:t xml:space="preserve">0.612</w:t>
              </w:r>
            </w:ins>
          </w:p>
        </w:tc>
        <w:tc>
          <w:tcPr>
            <w:tcW w:w="1580" w:type="dxa"/>
            <w:tcBorders>
              <w:top w:val="single" w:sz="4" w:space="0" w:color="B9B2C4"/>
              <w:bottom w:val="single" w:sz="2" w:space="0" w:color="E4E0EA"/>
            </w:tcBorders>
          </w:tcPr>
          <w:p>
            <w:pPr>
              <w:pStyle w:val="Normal"/>
              <w:spacing w:lineRule="auto" w:line="240" w:before="0" w:after="0"/>
              <w:rPr>
                <w:ins w:id="300082" w:author="Hossein Batebi" w:date="2026-09-27T00:00:00Z"/>
              </w:rPr>
            </w:pPr>
            <w:ins w:id="300081" w:author="Hossein Batebi" w:date="2026-09-27T00:00:00Z">
              <w:r>
                <w:rPr>
                  <w:rFonts w:eastAsia="Times New Roman" w:cs="Arial"/>
                  <w:sz w:val="17"/>
                  <w:szCs w:val="16"/>
                </w:rPr>
                <w:t xml:space="preserve">0.539</w:t>
              </w:r>
            </w:ins>
          </w:p>
        </w:tc>
      </w:tr>
      <w:tr>
        <w:trPr>
          <w:ins w:id="300083" w:author="Hossein Batebi" w:date="2026-09-27T00:00:00Z"/>
        </w:trPr>
        <w:tc>
          <w:tcPr>
            <w:tcW w:w="3000" w:type="dxa"/>
            <w:tcBorders>
              <w:top w:val="single" w:sz="4" w:space="0" w:color="B9B2C4"/>
              <w:bottom w:val="single" w:sz="2" w:space="0" w:color="E4E0EA"/>
            </w:tcBorders>
          </w:tcPr>
          <w:p>
            <w:pPr>
              <w:pStyle w:val="Normal"/>
              <w:spacing w:lineRule="auto" w:line="240" w:before="0" w:after="0"/>
              <w:rPr>
                <w:ins w:id="300085" w:author="Hossein Batebi" w:date="2026-09-27T00:00:00Z"/>
              </w:rPr>
            </w:pPr>
            <w:ins w:id="300084" w:author="Hossein Batebi" w:date="2026-09-27T00:00:00Z">
              <w:r>
                <w:rPr>
                  <w:rFonts w:eastAsia="Times New Roman" w:cs="Arial"/>
                  <w:sz w:val="17"/>
                  <w:szCs w:val="16"/>
                </w:rPr>
                <w:t xml:space="preserve">Sequence minus coordinate-only (95% CI)</w:t>
              </w:r>
            </w:ins>
          </w:p>
        </w:tc>
        <w:tc>
          <w:tcPr>
            <w:tcW w:w="1600" w:type="dxa"/>
            <w:tcBorders>
              <w:top w:val="single" w:sz="4" w:space="0" w:color="B9B2C4"/>
              <w:bottom w:val="single" w:sz="2" w:space="0" w:color="E4E0EA"/>
            </w:tcBorders>
          </w:tcPr>
          <w:p>
            <w:pPr>
              <w:pStyle w:val="Normal"/>
              <w:spacing w:lineRule="auto" w:line="240" w:before="0" w:after="0"/>
              <w:rPr>
                <w:ins w:id="300087" w:author="Hossein Batebi" w:date="2026-09-27T00:00:00Z"/>
              </w:rPr>
            </w:pPr>
            <w:ins w:id="300086" w:author="Hossein Batebi" w:date="2026-09-27T00:00:00Z">
              <w:r>
                <w:rPr>
                  <w:rFonts w:eastAsia="Times New Roman" w:cs="Arial"/>
                  <w:sz w:val="17"/>
                  <w:szCs w:val="16"/>
                </w:rPr>
                <w:t xml:space="preserve">+0.009 (-0.035, +0.055)</w:t>
              </w:r>
            </w:ins>
          </w:p>
        </w:tc>
        <w:tc>
          <w:tcPr>
            <w:tcW w:w="1600" w:type="dxa"/>
            <w:tcBorders>
              <w:top w:val="single" w:sz="4" w:space="0" w:color="B9B2C4"/>
              <w:bottom w:val="single" w:sz="2" w:space="0" w:color="E4E0EA"/>
            </w:tcBorders>
          </w:tcPr>
          <w:p>
            <w:pPr>
              <w:pStyle w:val="Normal"/>
              <w:spacing w:lineRule="auto" w:line="240" w:before="0" w:after="0"/>
              <w:rPr>
                <w:ins w:id="300089" w:author="Hossein Batebi" w:date="2026-09-27T00:00:00Z"/>
              </w:rPr>
            </w:pPr>
            <w:ins w:id="300088" w:author="Hossein Batebi" w:date="2026-09-27T00:00:00Z">
              <w:r>
                <w:rPr>
                  <w:rFonts w:eastAsia="Times New Roman" w:cs="Arial"/>
                  <w:sz w:val="17"/>
                  <w:szCs w:val="16"/>
                </w:rPr>
                <w:t xml:space="preserve">-0.102 (-0.168, -0.034)</w:t>
              </w:r>
            </w:ins>
          </w:p>
        </w:tc>
        <w:tc>
          <w:tcPr>
            <w:tcW w:w="1580" w:type="dxa"/>
            <w:tcBorders>
              <w:top w:val="single" w:sz="4" w:space="0" w:color="B9B2C4"/>
              <w:bottom w:val="single" w:sz="2" w:space="0" w:color="E4E0EA"/>
            </w:tcBorders>
          </w:tcPr>
          <w:p>
            <w:pPr>
              <w:pStyle w:val="Normal"/>
              <w:spacing w:lineRule="auto" w:line="240" w:before="0" w:after="0"/>
              <w:rPr>
                <w:ins w:id="300091" w:author="Hossein Batebi" w:date="2026-09-27T00:00:00Z"/>
              </w:rPr>
            </w:pPr>
            <w:ins w:id="300090" w:author="Hossein Batebi" w:date="2026-09-27T00:00:00Z">
              <w:r>
                <w:rPr>
                  <w:rFonts w:eastAsia="Times New Roman" w:cs="Arial"/>
                  <w:sz w:val="17"/>
                  <w:szCs w:val="16"/>
                </w:rPr>
                <w:t xml:space="preserve">-0.066 (-0.132, -0.000)</w:t>
              </w:r>
            </w:ins>
          </w:p>
        </w:tc>
        <w:tc>
          <w:tcPr>
            <w:tcW w:w="1580" w:type="dxa"/>
            <w:tcBorders>
              <w:top w:val="single" w:sz="4" w:space="0" w:color="B9B2C4"/>
              <w:bottom w:val="single" w:sz="2" w:space="0" w:color="E4E0EA"/>
            </w:tcBorders>
          </w:tcPr>
          <w:p>
            <w:pPr>
              <w:pStyle w:val="Normal"/>
              <w:spacing w:lineRule="auto" w:line="240" w:before="0" w:after="0"/>
              <w:rPr>
                <w:ins w:id="300093" w:author="Hossein Batebi" w:date="2026-09-27T00:00:00Z"/>
              </w:rPr>
            </w:pPr>
            <w:ins w:id="300092" w:author="Hossein Batebi" w:date="2026-09-27T00:00:00Z">
              <w:r>
                <w:rPr>
                  <w:rFonts w:eastAsia="Times New Roman" w:cs="Arial"/>
                  <w:sz w:val="17"/>
                  <w:szCs w:val="16"/>
                </w:rPr>
                <w:t xml:space="preserve">+0.049 (-0.026, +0.124)</w:t>
              </w:r>
            </w:ins>
          </w:p>
        </w:tc>
      </w:tr>
      <w:tr>
        <w:trPr>
          <w:ins w:id="300094" w:author="Hossein Batebi" w:date="2026-09-27T00:00:00Z"/>
        </w:trPr>
        <w:tc>
          <w:tcPr>
            <w:tcW w:w="3000" w:type="dxa"/>
            <w:tcBorders>
              <w:top w:val="single" w:sz="4" w:space="0" w:color="B9B2C4"/>
              <w:bottom w:val="single" w:sz="2" w:space="0" w:color="E4E0EA"/>
            </w:tcBorders>
          </w:tcPr>
          <w:p>
            <w:pPr>
              <w:pStyle w:val="Normal"/>
              <w:spacing w:lineRule="auto" w:line="240" w:before="0" w:after="0"/>
              <w:rPr>
                <w:ins w:id="300096" w:author="Hossein Batebi" w:date="2026-09-27T00:00:00Z"/>
              </w:rPr>
            </w:pPr>
            <w:ins w:id="300095" w:author="Hossein Batebi" w:date="2026-09-27T00:00:00Z">
              <w:r>
                <w:rPr>
                  <w:rFonts w:eastAsia="Times New Roman" w:cs="Arial"/>
                  <w:sz w:val="17"/>
                  <w:szCs w:val="16"/>
                </w:rPr>
                <w:t xml:space="preserve">Within-receptor margin, coordinate-only</w:t>
              </w:r>
            </w:ins>
          </w:p>
        </w:tc>
        <w:tc>
          <w:tcPr>
            <w:tcW w:w="1600" w:type="dxa"/>
            <w:tcBorders>
              <w:top w:val="single" w:sz="4" w:space="0" w:color="B9B2C4"/>
              <w:bottom w:val="single" w:sz="2" w:space="0" w:color="E4E0EA"/>
            </w:tcBorders>
          </w:tcPr>
          <w:p>
            <w:pPr>
              <w:pStyle w:val="Normal"/>
              <w:spacing w:lineRule="auto" w:line="240" w:before="0" w:after="0"/>
              <w:rPr>
                <w:ins w:id="300098" w:author="Hossein Batebi" w:date="2026-09-27T00:00:00Z"/>
              </w:rPr>
            </w:pPr>
            <w:ins w:id="300097" w:author="Hossein Batebi" w:date="2026-09-27T00:00:00Z">
              <w:r>
                <w:rPr>
                  <w:rFonts w:eastAsia="Times New Roman" w:cs="Arial"/>
                  <w:sz w:val="17"/>
                  <w:szCs w:val="16"/>
                </w:rPr>
                <w:t xml:space="preserve">+0.038 (P = 0.006)</w:t>
              </w:r>
            </w:ins>
          </w:p>
        </w:tc>
        <w:tc>
          <w:tcPr>
            <w:tcW w:w="1600" w:type="dxa"/>
            <w:tcBorders>
              <w:top w:val="single" w:sz="4" w:space="0" w:color="B9B2C4"/>
              <w:bottom w:val="single" w:sz="2" w:space="0" w:color="E4E0EA"/>
            </w:tcBorders>
          </w:tcPr>
          <w:p>
            <w:pPr>
              <w:pStyle w:val="Normal"/>
              <w:spacing w:lineRule="auto" w:line="240" w:before="0" w:after="0"/>
              <w:rPr>
                <w:ins w:id="300100" w:author="Hossein Batebi" w:date="2026-09-27T00:00:00Z"/>
              </w:rPr>
            </w:pPr>
            <w:ins w:id="300099" w:author="Hossein Batebi" w:date="2026-09-27T00:00:00Z">
              <w:r>
                <w:rPr>
                  <w:rFonts w:eastAsia="Times New Roman" w:cs="Arial"/>
                  <w:sz w:val="17"/>
                  <w:szCs w:val="16"/>
                </w:rPr>
                <w:t xml:space="preserve">+0.012 (P = 0.011)</w:t>
              </w:r>
            </w:ins>
          </w:p>
        </w:tc>
        <w:tc>
          <w:tcPr>
            <w:tcW w:w="1580" w:type="dxa"/>
            <w:tcBorders>
              <w:top w:val="single" w:sz="4" w:space="0" w:color="B9B2C4"/>
              <w:bottom w:val="single" w:sz="2" w:space="0" w:color="E4E0EA"/>
            </w:tcBorders>
          </w:tcPr>
          <w:p>
            <w:pPr>
              <w:pStyle w:val="Normal"/>
              <w:spacing w:lineRule="auto" w:line="240" w:before="0" w:after="0"/>
              <w:rPr>
                <w:ins w:id="300102" w:author="Hossein Batebi" w:date="2026-09-27T00:00:00Z"/>
              </w:rPr>
            </w:pPr>
            <w:ins w:id="300101" w:author="Hossein Batebi" w:date="2026-09-27T00:00:00Z">
              <w:r>
                <w:rPr>
                  <w:rFonts w:eastAsia="Times New Roman" w:cs="Arial"/>
                  <w:sz w:val="17"/>
                  <w:szCs w:val="16"/>
                </w:rPr>
                <w:t xml:space="preserve">-0.004 (P = 0.099)</w:t>
              </w:r>
            </w:ins>
          </w:p>
        </w:tc>
        <w:tc>
          <w:tcPr>
            <w:tcW w:w="1580" w:type="dxa"/>
            <w:tcBorders>
              <w:top w:val="single" w:sz="4" w:space="0" w:color="B9B2C4"/>
              <w:bottom w:val="single" w:sz="2" w:space="0" w:color="E4E0EA"/>
            </w:tcBorders>
          </w:tcPr>
          <w:p>
            <w:pPr>
              <w:pStyle w:val="Normal"/>
              <w:spacing w:lineRule="auto" w:line="240" w:before="0" w:after="0"/>
              <w:rPr>
                <w:ins w:id="300104" w:author="Hossein Batebi" w:date="2026-09-27T00:00:00Z"/>
              </w:rPr>
            </w:pPr>
            <w:ins w:id="300103" w:author="Hossein Batebi" w:date="2026-09-27T00:00:00Z">
              <w:r>
                <w:rPr>
                  <w:rFonts w:eastAsia="Times New Roman" w:cs="Arial"/>
                  <w:sz w:val="17"/>
                  <w:szCs w:val="16"/>
                </w:rPr>
                <w:t xml:space="preserve">-0.020 (P = 0.78)</w:t>
              </w:r>
            </w:ins>
          </w:p>
        </w:tc>
      </w:tr>
      <w:tr>
        <w:trPr>
          <w:ins w:id="300105" w:author="Hossein Batebi" w:date="2026-09-27T00:00:00Z"/>
        </w:trPr>
        <w:tc>
          <w:tcPr>
            <w:tcW w:w="3000" w:type="dxa"/>
            <w:tcBorders>
              <w:top w:val="single" w:sz="4" w:space="0" w:color="B9B2C4"/>
              <w:bottom w:val="single" w:sz="2" w:space="0" w:color="E4E0EA"/>
            </w:tcBorders>
          </w:tcPr>
          <w:p>
            <w:pPr>
              <w:pStyle w:val="Normal"/>
              <w:spacing w:lineRule="auto" w:line="240" w:before="0" w:after="0"/>
              <w:rPr>
                <w:ins w:id="300107" w:author="Hossein Batebi" w:date="2026-09-27T00:00:00Z"/>
              </w:rPr>
            </w:pPr>
            <w:ins w:id="300106" w:author="Hossein Batebi" w:date="2026-09-27T00:00:00Z">
              <w:r>
                <w:rPr>
                  <w:rFonts w:eastAsia="Times New Roman" w:cs="Arial"/>
                  <w:sz w:val="17"/>
                  <w:szCs w:val="16"/>
                </w:rPr>
                <w:t xml:space="preserve">Within-receptor accuracy, coordinate-only</w:t>
              </w:r>
            </w:ins>
          </w:p>
        </w:tc>
        <w:tc>
          <w:tcPr>
            <w:tcW w:w="1600" w:type="dxa"/>
            <w:tcBorders>
              <w:top w:val="single" w:sz="4" w:space="0" w:color="B9B2C4"/>
              <w:bottom w:val="single" w:sz="2" w:space="0" w:color="E4E0EA"/>
            </w:tcBorders>
          </w:tcPr>
          <w:p>
            <w:pPr>
              <w:pStyle w:val="Normal"/>
              <w:spacing w:lineRule="auto" w:line="240" w:before="0" w:after="0"/>
              <w:rPr>
                <w:ins w:id="300109" w:author="Hossein Batebi" w:date="2026-09-27T00:00:00Z"/>
              </w:rPr>
            </w:pPr>
            <w:ins w:id="300108" w:author="Hossein Batebi" w:date="2026-09-27T00:00:00Z">
              <w:r>
                <w:rPr>
                  <w:rFonts w:eastAsia="Times New Roman" w:cs="Arial"/>
                  <w:sz w:val="17"/>
                  <w:szCs w:val="16"/>
                </w:rPr>
                <w:t xml:space="preserve">55.6% (P = 0.018)</w:t>
              </w:r>
            </w:ins>
          </w:p>
        </w:tc>
        <w:tc>
          <w:tcPr>
            <w:tcW w:w="1600" w:type="dxa"/>
            <w:tcBorders>
              <w:top w:val="single" w:sz="4" w:space="0" w:color="B9B2C4"/>
              <w:bottom w:val="single" w:sz="2" w:space="0" w:color="E4E0EA"/>
            </w:tcBorders>
          </w:tcPr>
          <w:p>
            <w:pPr>
              <w:pStyle w:val="Normal"/>
              <w:spacing w:lineRule="auto" w:line="240" w:before="0" w:after="0"/>
              <w:rPr>
                <w:ins w:id="300111" w:author="Hossein Batebi" w:date="2026-09-27T00:00:00Z"/>
              </w:rPr>
            </w:pPr>
            <w:ins w:id="300110" w:author="Hossein Batebi" w:date="2026-09-27T00:00:00Z">
              <w:r>
                <w:rPr>
                  <w:rFonts w:eastAsia="Times New Roman" w:cs="Arial"/>
                  <w:sz w:val="17"/>
                  <w:szCs w:val="16"/>
                </w:rPr>
                <w:t xml:space="preserve">50.0% (P = 0.26)</w:t>
              </w:r>
            </w:ins>
          </w:p>
        </w:tc>
        <w:tc>
          <w:tcPr>
            <w:tcW w:w="1580" w:type="dxa"/>
            <w:tcBorders>
              <w:top w:val="single" w:sz="4" w:space="0" w:color="B9B2C4"/>
              <w:bottom w:val="single" w:sz="2" w:space="0" w:color="E4E0EA"/>
            </w:tcBorders>
          </w:tcPr>
          <w:p>
            <w:pPr>
              <w:pStyle w:val="Normal"/>
              <w:spacing w:lineRule="auto" w:line="240" w:before="0" w:after="0"/>
              <w:rPr>
                <w:ins w:id="300113" w:author="Hossein Batebi" w:date="2026-09-27T00:00:00Z"/>
              </w:rPr>
            </w:pPr>
            <w:ins w:id="300112" w:author="Hossein Batebi" w:date="2026-09-27T00:00:00Z">
              <w:r>
                <w:rPr>
                  <w:rFonts w:eastAsia="Times New Roman" w:cs="Arial"/>
                  <w:sz w:val="17"/>
                  <w:szCs w:val="16"/>
                </w:rPr>
                <w:t xml:space="preserve">47.2% (P = 1.00)</w:t>
              </w:r>
            </w:ins>
          </w:p>
        </w:tc>
        <w:tc>
          <w:tcPr>
            <w:tcW w:w="1580" w:type="dxa"/>
            <w:tcBorders>
              <w:top w:val="single" w:sz="4" w:space="0" w:color="B9B2C4"/>
              <w:bottom w:val="single" w:sz="2" w:space="0" w:color="E4E0EA"/>
            </w:tcBorders>
          </w:tcPr>
          <w:p>
            <w:pPr>
              <w:pStyle w:val="Normal"/>
              <w:spacing w:lineRule="auto" w:line="240" w:before="0" w:after="0"/>
              <w:rPr>
                <w:ins w:id="300115" w:author="Hossein Batebi" w:date="2026-09-27T00:00:00Z"/>
              </w:rPr>
            </w:pPr>
            <w:ins w:id="300114" w:author="Hossein Batebi" w:date="2026-09-27T00:00:00Z">
              <w:r>
                <w:rPr>
                  <w:rFonts w:eastAsia="Times New Roman" w:cs="Arial"/>
                  <w:sz w:val="17"/>
                  <w:szCs w:val="16"/>
                </w:rPr>
                <w:t xml:space="preserve">47.2% (P = 1.00)</w:t>
              </w:r>
            </w:ins>
          </w:p>
        </w:tc>
      </w:tr>
      <w:tr>
        <w:trPr>
          <w:ins w:id="300116" w:author="Hossein Batebi" w:date="2026-09-27T00:00:00Z"/>
        </w:trPr>
        <w:tc>
          <w:tcPr>
            <w:tcW w:w="3000" w:type="dxa"/>
            <w:tcBorders>
              <w:top w:val="single" w:sz="4" w:space="0" w:color="B9B2C4"/>
              <w:bottom w:val="single" w:sz="2" w:space="0" w:color="E4E0EA"/>
            </w:tcBorders>
          </w:tcPr>
          <w:p>
            <w:pPr>
              <w:pStyle w:val="Normal"/>
              <w:spacing w:lineRule="auto" w:line="240" w:before="0" w:after="0"/>
              <w:rPr>
                <w:ins w:id="300118" w:author="Hossein Batebi" w:date="2026-09-27T00:00:00Z"/>
              </w:rPr>
            </w:pPr>
            <w:ins w:id="300117" w:author="Hossein Batebi" w:date="2026-09-27T00:00:00Z">
              <w:r>
                <w:rPr>
                  <w:rFonts w:eastAsia="Times New Roman" w:cs="Arial"/>
                  <w:sz w:val="17"/>
                  <w:szCs w:val="16"/>
                </w:rPr>
                <w:t xml:space="preserve">Permutation expectation, margin / accuracy</w:t>
              </w:r>
            </w:ins>
          </w:p>
        </w:tc>
        <w:tc>
          <w:tcPr>
            <w:tcW w:w="1600" w:type="dxa"/>
            <w:tcBorders>
              <w:top w:val="single" w:sz="4" w:space="0" w:color="B9B2C4"/>
              <w:bottom w:val="single" w:sz="2" w:space="0" w:color="E4E0EA"/>
            </w:tcBorders>
          </w:tcPr>
          <w:p>
            <w:pPr>
              <w:pStyle w:val="Normal"/>
              <w:spacing w:lineRule="auto" w:line="240" w:before="0" w:after="0"/>
              <w:rPr>
                <w:ins w:id="300120" w:author="Hossein Batebi" w:date="2026-09-27T00:00:00Z"/>
              </w:rPr>
            </w:pPr>
            <w:ins w:id="300119" w:author="Hossein Batebi" w:date="2026-09-27T00:00:00Z">
              <w:r>
                <w:rPr>
                  <w:rFonts w:eastAsia="Times New Roman" w:cs="Arial"/>
                  <w:sz w:val="17"/>
                  <w:szCs w:val="16"/>
                </w:rPr>
                <w:t xml:space="preserve">-0.031 / 47.2%</w:t>
              </w:r>
            </w:ins>
          </w:p>
        </w:tc>
        <w:tc>
          <w:tcPr>
            <w:tcW w:w="1600" w:type="dxa"/>
            <w:tcBorders>
              <w:top w:val="single" w:sz="4" w:space="0" w:color="B9B2C4"/>
              <w:bottom w:val="single" w:sz="2" w:space="0" w:color="E4E0EA"/>
            </w:tcBorders>
          </w:tcPr>
          <w:p>
            <w:pPr>
              <w:pStyle w:val="Normal"/>
              <w:spacing w:lineRule="auto" w:line="240" w:before="0" w:after="0"/>
              <w:rPr>
                <w:ins w:id="300122" w:author="Hossein Batebi" w:date="2026-09-27T00:00:00Z"/>
              </w:rPr>
            </w:pPr>
            <w:ins w:id="300121" w:author="Hossein Batebi" w:date="2026-09-27T00:00:00Z">
              <w:r>
                <w:rPr>
                  <w:rFonts w:eastAsia="Times New Roman" w:cs="Arial"/>
                  <w:sz w:val="17"/>
                  <w:szCs w:val="16"/>
                </w:rPr>
                <w:t xml:space="preserve">-0.022 / 47.3%</w:t>
              </w:r>
            </w:ins>
          </w:p>
        </w:tc>
        <w:tc>
          <w:tcPr>
            <w:tcW w:w="1580" w:type="dxa"/>
            <w:tcBorders>
              <w:top w:val="single" w:sz="4" w:space="0" w:color="B9B2C4"/>
              <w:bottom w:val="single" w:sz="2" w:space="0" w:color="E4E0EA"/>
            </w:tcBorders>
          </w:tcPr>
          <w:p>
            <w:pPr>
              <w:pStyle w:val="Normal"/>
              <w:spacing w:lineRule="auto" w:line="240" w:before="0" w:after="0"/>
              <w:rPr>
                <w:ins w:id="300124" w:author="Hossein Batebi" w:date="2026-09-27T00:00:00Z"/>
              </w:rPr>
            </w:pPr>
            <w:ins w:id="300123" w:author="Hossein Batebi" w:date="2026-09-27T00:00:00Z">
              <w:r>
                <w:rPr>
                  <w:rFonts w:eastAsia="Times New Roman" w:cs="Arial"/>
                  <w:sz w:val="17"/>
                  <w:szCs w:val="16"/>
                </w:rPr>
                <w:t xml:space="preserve">-0.015 / 47.2%</w:t>
              </w:r>
            </w:ins>
          </w:p>
        </w:tc>
        <w:tc>
          <w:tcPr>
            <w:tcW w:w="1580" w:type="dxa"/>
            <w:tcBorders>
              <w:top w:val="single" w:sz="4" w:space="0" w:color="B9B2C4"/>
              <w:bottom w:val="single" w:sz="2" w:space="0" w:color="E4E0EA"/>
            </w:tcBorders>
          </w:tcPr>
          <w:p>
            <w:pPr>
              <w:pStyle w:val="Normal"/>
              <w:spacing w:lineRule="auto" w:line="240" w:before="0" w:after="0"/>
              <w:rPr>
                <w:ins w:id="300126" w:author="Hossein Batebi" w:date="2026-09-27T00:00:00Z"/>
              </w:rPr>
            </w:pPr>
            <w:ins w:id="300125" w:author="Hossein Batebi" w:date="2026-09-27T00:00:00Z">
              <w:r>
                <w:rPr>
                  <w:rFonts w:eastAsia="Times New Roman" w:cs="Arial"/>
                  <w:sz w:val="17"/>
                  <w:szCs w:val="16"/>
                </w:rPr>
                <w:t xml:space="preserve">-0.014 / 47.2%</w:t>
              </w:r>
            </w:ins>
          </w:p>
        </w:tc>
      </w:tr>
    </w:tbl>
    <w:tbl>
      <w:tblPr>
        <w:tblW w:w="9360" w:type="dxa"/>
        <w:jc w:val="left"/>
        <w:tblInd w:w="0" w:type="dxa"/>
        <w:tblLayout w:type="fixed"/>
        <w:tblCellMar>
          <w:top w:w="50" w:type="dxa"/>
          <w:left w:w="90" w:type="dxa"/>
          <w:bottom w:w="50" w:type="dxa"/>
          <w:right w:w="90" w:type="dxa"/>
        </w:tblCellMar>
      </w:tblPr>
      <w:tblGrid>
        <w:gridCol w:w="3560"/>
        <w:gridCol w:w="1450"/>
        <w:gridCol w:w="1450"/>
        <w:gridCol w:w="1450"/>
        <w:gridCol w:w="1450"/>
      </w:tblGrid>
      <w:tr>
        <w:trPr>
          <w:tblHeader w:val="true"/>
          <w:ins w:id="300127" w:author="Hossein Batebi" w:date="2026-09-27T00:00:00Z"/>
        </w:trPr>
        <w:tc>
          <w:tcPr>
            <w:tcW w:w="3560" w:type="dxa"/>
            <w:tcBorders>
              <w:top w:val="single" w:sz="4" w:space="0" w:color="B9B2C4"/>
              <w:bottom w:val="single" w:sz="2" w:space="0" w:color="E4E0EA"/>
            </w:tcBorders>
            <w:shd w:fill="F2EEF4" w:val="clear"/>
          </w:tcPr>
          <w:p>
            <w:pPr>
              <w:pStyle w:val="Normal"/>
              <w:spacing w:lineRule="auto" w:line="240" w:before="0" w:after="0"/>
              <w:rPr>
                <w:ins w:id="300129" w:author="Hossein Batebi" w:date="2026-09-27T00:00:00Z"/>
              </w:rPr>
            </w:pPr>
            <w:ins w:id="300128" w:author="Hossein Batebi" w:date="2026-09-27T00:00:00Z">
              <w:r>
                <w:rPr>
                  <w:rFonts w:eastAsia="Times New Roman" w:cs="Arial"/>
                  <w:b/>
                  <w:bCs/>
                  <w:sz w:val="17"/>
                  <w:szCs w:val="16"/>
                </w:rPr>
                <w:t xml:space="preserve">Within-receptor stratum (coordinate-only, receptor-grouped)</w:t>
              </w:r>
            </w:ins>
          </w:p>
        </w:tc>
        <w:tc>
          <w:tcPr>
            <w:tcW w:w="1450" w:type="dxa"/>
            <w:tcBorders>
              <w:top w:val="single" w:sz="4" w:space="0" w:color="B9B2C4"/>
              <w:bottom w:val="single" w:sz="2" w:space="0" w:color="E4E0EA"/>
            </w:tcBorders>
            <w:shd w:fill="F2EEF4" w:val="clear"/>
          </w:tcPr>
          <w:p>
            <w:pPr>
              <w:pStyle w:val="Normal"/>
              <w:spacing w:lineRule="auto" w:line="240" w:before="0" w:after="0"/>
              <w:rPr>
                <w:ins w:id="300131" w:author="Hossein Batebi" w:date="2026-09-27T00:00:00Z"/>
              </w:rPr>
            </w:pPr>
            <w:ins w:id="300130" w:author="Hossein Batebi" w:date="2026-09-27T00:00:00Z">
              <w:r>
                <w:rPr>
                  <w:rFonts w:eastAsia="Times New Roman" w:cs="Arial"/>
                  <w:b/>
                  <w:bCs/>
                  <w:sz w:val="17"/>
                  <w:szCs w:val="16"/>
                </w:rPr>
                <w:t xml:space="preserve">Receptors</w:t>
              </w:r>
            </w:ins>
          </w:p>
        </w:tc>
        <w:tc>
          <w:tcPr>
            <w:tcW w:w="1450" w:type="dxa"/>
            <w:tcBorders>
              <w:top w:val="single" w:sz="4" w:space="0" w:color="B9B2C4"/>
              <w:bottom w:val="single" w:sz="2" w:space="0" w:color="E4E0EA"/>
            </w:tcBorders>
            <w:shd w:fill="F2EEF4" w:val="clear"/>
          </w:tcPr>
          <w:p>
            <w:pPr>
              <w:pStyle w:val="Normal"/>
              <w:spacing w:lineRule="auto" w:line="240" w:before="0" w:after="0"/>
              <w:rPr>
                <w:ins w:id="300133" w:author="Hossein Batebi" w:date="2026-09-27T00:00:00Z"/>
              </w:rPr>
            </w:pPr>
            <w:ins w:id="300132" w:author="Hossein Batebi" w:date="2026-09-27T00:00:00Z">
              <w:r>
                <w:rPr>
                  <w:rFonts w:eastAsia="Times New Roman" w:cs="Arial"/>
                  <w:b/>
                  <w:bCs/>
                  <w:sz w:val="17"/>
                  <w:szCs w:val="16"/>
                </w:rPr>
                <w:t xml:space="preserve">Units</w:t>
              </w:r>
            </w:ins>
          </w:p>
        </w:tc>
        <w:tc>
          <w:tcPr>
            <w:tcW w:w="1450" w:type="dxa"/>
            <w:tcBorders>
              <w:top w:val="single" w:sz="4" w:space="0" w:color="B9B2C4"/>
              <w:bottom w:val="single" w:sz="2" w:space="0" w:color="E4E0EA"/>
            </w:tcBorders>
            <w:shd w:fill="F2EEF4" w:val="clear"/>
          </w:tcPr>
          <w:p>
            <w:pPr>
              <w:pStyle w:val="Normal"/>
              <w:spacing w:lineRule="auto" w:line="240" w:before="0" w:after="0"/>
              <w:rPr>
                <w:ins w:id="300135" w:author="Hossein Batebi" w:date="2026-09-27T00:00:00Z"/>
              </w:rPr>
            </w:pPr>
            <w:ins w:id="300134" w:author="Hossein Batebi" w:date="2026-09-27T00:00:00Z">
              <w:r>
                <w:rPr>
                  <w:rFonts w:eastAsia="Times New Roman" w:cs="Arial"/>
                  <w:b/>
                  <w:bCs/>
                  <w:sz w:val="17"/>
                  <w:szCs w:val="16"/>
                </w:rPr>
                <w:t xml:space="preserve">Margin</w:t>
              </w:r>
            </w:ins>
          </w:p>
        </w:tc>
        <w:tc>
          <w:tcPr>
            <w:tcW w:w="1450" w:type="dxa"/>
            <w:tcBorders>
              <w:top w:val="single" w:sz="4" w:space="0" w:color="B9B2C4"/>
              <w:bottom w:val="single" w:sz="2" w:space="0" w:color="E4E0EA"/>
            </w:tcBorders>
            <w:shd w:fill="F2EEF4" w:val="clear"/>
          </w:tcPr>
          <w:p>
            <w:pPr>
              <w:pStyle w:val="Normal"/>
              <w:spacing w:lineRule="auto" w:line="240" w:before="0" w:after="0"/>
              <w:rPr>
                <w:ins w:id="300137" w:author="Hossein Batebi" w:date="2026-09-27T00:00:00Z"/>
              </w:rPr>
            </w:pPr>
            <w:ins w:id="300136" w:author="Hossein Batebi" w:date="2026-09-27T00:00:00Z">
              <w:r>
                <w:rPr>
                  <w:rFonts w:eastAsia="Times New Roman" w:cs="Arial"/>
                  <w:b/>
                  <w:bCs/>
                  <w:sz w:val="17"/>
                  <w:szCs w:val="16"/>
                </w:rPr>
                <w:t xml:space="preserve">One-sided P</w:t>
              </w:r>
            </w:ins>
          </w:p>
        </w:tc>
      </w:tr>
      <w:tr>
        <w:trPr>
          <w:ins w:id="300138" w:author="Hossein Batebi" w:date="2026-09-27T00:00:00Z"/>
        </w:trPr>
        <w:tc>
          <w:tcPr>
            <w:tcW w:w="3560" w:type="dxa"/>
            <w:tcBorders>
              <w:top w:val="single" w:sz="4" w:space="0" w:color="B9B2C4"/>
              <w:bottom w:val="single" w:sz="2" w:space="0" w:color="E4E0EA"/>
            </w:tcBorders>
          </w:tcPr>
          <w:p>
            <w:pPr>
              <w:pStyle w:val="Normal"/>
              <w:spacing w:lineRule="auto" w:line="240" w:before="0" w:after="0"/>
              <w:rPr>
                <w:ins w:id="300140" w:author="Hossein Batebi" w:date="2026-09-27T00:00:00Z"/>
              </w:rPr>
            </w:pPr>
            <w:ins w:id="300139" w:author="Hossein Batebi" w:date="2026-09-27T00:00:00Z">
              <w:r>
                <w:rPr>
                  <w:rFonts w:eastAsia="Times New Roman" w:cs="Arial"/>
                  <w:sz w:val="17"/>
                  <w:szCs w:val="16"/>
                </w:rPr>
                <w:t xml:space="preserve">All eligible receptors</w:t>
              </w:r>
            </w:ins>
          </w:p>
        </w:tc>
        <w:tc>
          <w:tcPr>
            <w:tcW w:w="1450" w:type="dxa"/>
            <w:tcBorders>
              <w:top w:val="single" w:sz="4" w:space="0" w:color="B9B2C4"/>
              <w:bottom w:val="single" w:sz="2" w:space="0" w:color="E4E0EA"/>
            </w:tcBorders>
          </w:tcPr>
          <w:p>
            <w:pPr>
              <w:pStyle w:val="Normal"/>
              <w:spacing w:lineRule="auto" w:line="240" w:before="0" w:after="0"/>
              <w:rPr>
                <w:ins w:id="300142" w:author="Hossein Batebi" w:date="2026-09-27T00:00:00Z"/>
              </w:rPr>
            </w:pPr>
            <w:ins w:id="300141" w:author="Hossein Batebi" w:date="2026-09-27T00:00:00Z">
              <w:r>
                <w:rPr>
                  <w:rFonts w:eastAsia="Times New Roman" w:cs="Arial"/>
                  <w:sz w:val="17"/>
                  <w:szCs w:val="16"/>
                </w:rPr>
                <w:t xml:space="preserve">34</w:t>
              </w:r>
            </w:ins>
          </w:p>
        </w:tc>
        <w:tc>
          <w:tcPr>
            <w:tcW w:w="1450" w:type="dxa"/>
            <w:tcBorders>
              <w:top w:val="single" w:sz="4" w:space="0" w:color="B9B2C4"/>
              <w:bottom w:val="single" w:sz="2" w:space="0" w:color="E4E0EA"/>
            </w:tcBorders>
          </w:tcPr>
          <w:p>
            <w:pPr>
              <w:pStyle w:val="Normal"/>
              <w:spacing w:lineRule="auto" w:line="240" w:before="0" w:after="0"/>
              <w:rPr>
                <w:ins w:id="300144" w:author="Hossein Batebi" w:date="2026-09-27T00:00:00Z"/>
              </w:rPr>
            </w:pPr>
            <w:ins w:id="300143" w:author="Hossein Batebi" w:date="2026-09-27T00:00:00Z">
              <w:r>
                <w:rPr>
                  <w:rFonts w:eastAsia="Times New Roman" w:cs="Arial"/>
                  <w:sz w:val="17"/>
                  <w:szCs w:val="16"/>
                </w:rPr>
                <w:t xml:space="preserve">72</w:t>
              </w:r>
            </w:ins>
          </w:p>
        </w:tc>
        <w:tc>
          <w:tcPr>
            <w:tcW w:w="1450" w:type="dxa"/>
            <w:tcBorders>
              <w:top w:val="single" w:sz="4" w:space="0" w:color="B9B2C4"/>
              <w:bottom w:val="single" w:sz="2" w:space="0" w:color="E4E0EA"/>
            </w:tcBorders>
          </w:tcPr>
          <w:p>
            <w:pPr>
              <w:pStyle w:val="Normal"/>
              <w:spacing w:lineRule="auto" w:line="240" w:before="0" w:after="0"/>
              <w:rPr>
                <w:ins w:id="300146" w:author="Hossein Batebi" w:date="2026-09-27T00:00:00Z"/>
              </w:rPr>
            </w:pPr>
            <w:ins w:id="300145" w:author="Hossein Batebi" w:date="2026-09-27T00:00:00Z">
              <w:r>
                <w:rPr>
                  <w:rFonts w:eastAsia="Times New Roman" w:cs="Arial"/>
                  <w:sz w:val="17"/>
                  <w:szCs w:val="16"/>
                </w:rPr>
                <w:t xml:space="preserve">+0.038</w:t>
              </w:r>
            </w:ins>
          </w:p>
        </w:tc>
        <w:tc>
          <w:tcPr>
            <w:tcW w:w="1450" w:type="dxa"/>
            <w:tcBorders>
              <w:top w:val="single" w:sz="4" w:space="0" w:color="B9B2C4"/>
              <w:bottom w:val="single" w:sz="2" w:space="0" w:color="E4E0EA"/>
            </w:tcBorders>
          </w:tcPr>
          <w:p>
            <w:pPr>
              <w:pStyle w:val="Normal"/>
              <w:spacing w:lineRule="auto" w:line="240" w:before="0" w:after="0"/>
              <w:rPr>
                <w:ins w:id="300148" w:author="Hossein Batebi" w:date="2026-09-27T00:00:00Z"/>
              </w:rPr>
            </w:pPr>
            <w:ins w:id="300147" w:author="Hossein Batebi" w:date="2026-09-27T00:00:00Z">
              <w:r>
                <w:rPr>
                  <w:rFonts w:eastAsia="Times New Roman" w:cs="Arial"/>
                  <w:sz w:val="17"/>
                  <w:szCs w:val="16"/>
                </w:rPr>
                <w:t xml:space="preserve">0.006</w:t>
              </w:r>
            </w:ins>
          </w:p>
        </w:tc>
      </w:tr>
      <w:tr>
        <w:trPr>
          <w:ins w:id="300149" w:author="Hossein Batebi" w:date="2026-09-27T00:00:00Z"/>
        </w:trPr>
        <w:tc>
          <w:tcPr>
            <w:tcW w:w="3560" w:type="dxa"/>
            <w:tcBorders>
              <w:top w:val="single" w:sz="4" w:space="0" w:color="B9B2C4"/>
              <w:bottom w:val="single" w:sz="2" w:space="0" w:color="E4E0EA"/>
            </w:tcBorders>
          </w:tcPr>
          <w:p>
            <w:pPr>
              <w:pStyle w:val="Normal"/>
              <w:spacing w:lineRule="auto" w:line="240" w:before="0" w:after="0"/>
              <w:rPr>
                <w:ins w:id="300151" w:author="Hossein Batebi" w:date="2026-09-27T00:00:00Z"/>
              </w:rPr>
            </w:pPr>
            <w:ins w:id="300150" w:author="Hossein Batebi" w:date="2026-09-27T00:00:00Z">
              <w:r>
                <w:rPr>
                  <w:rFonts w:eastAsia="Times New Roman" w:cs="Arial"/>
                  <w:sz w:val="17"/>
                  <w:szCs w:val="16"/>
                </w:rPr>
                <w:t xml:space="preserve">Resolution matched within 0.3 A</w:t>
              </w:r>
            </w:ins>
          </w:p>
        </w:tc>
        <w:tc>
          <w:tcPr>
            <w:tcW w:w="1450" w:type="dxa"/>
            <w:tcBorders>
              <w:top w:val="single" w:sz="4" w:space="0" w:color="B9B2C4"/>
              <w:bottom w:val="single" w:sz="2" w:space="0" w:color="E4E0EA"/>
            </w:tcBorders>
          </w:tcPr>
          <w:p>
            <w:pPr>
              <w:pStyle w:val="Normal"/>
              <w:spacing w:lineRule="auto" w:line="240" w:before="0" w:after="0"/>
              <w:rPr>
                <w:ins w:id="300153" w:author="Hossein Batebi" w:date="2026-09-27T00:00:00Z"/>
              </w:rPr>
            </w:pPr>
            <w:ins w:id="300152" w:author="Hossein Batebi" w:date="2026-09-27T00:00:00Z">
              <w:r>
                <w:rPr>
                  <w:rFonts w:eastAsia="Times New Roman" w:cs="Arial"/>
                  <w:sz w:val="17"/>
                  <w:szCs w:val="16"/>
                </w:rPr>
                <w:t xml:space="preserve">19</w:t>
              </w:r>
            </w:ins>
          </w:p>
        </w:tc>
        <w:tc>
          <w:tcPr>
            <w:tcW w:w="1450" w:type="dxa"/>
            <w:tcBorders>
              <w:top w:val="single" w:sz="4" w:space="0" w:color="B9B2C4"/>
              <w:bottom w:val="single" w:sz="2" w:space="0" w:color="E4E0EA"/>
            </w:tcBorders>
          </w:tcPr>
          <w:p>
            <w:pPr>
              <w:pStyle w:val="Normal"/>
              <w:spacing w:lineRule="auto" w:line="240" w:before="0" w:after="0"/>
              <w:rPr>
                <w:ins w:id="300155" w:author="Hossein Batebi" w:date="2026-09-27T00:00:00Z"/>
              </w:rPr>
            </w:pPr>
            <w:ins w:id="300154" w:author="Hossein Batebi" w:date="2026-09-27T00:00:00Z">
              <w:r>
                <w:rPr>
                  <w:rFonts w:eastAsia="Times New Roman" w:cs="Arial"/>
                  <w:sz w:val="17"/>
                  <w:szCs w:val="16"/>
                </w:rPr>
                <w:t xml:space="preserve">40</w:t>
              </w:r>
            </w:ins>
          </w:p>
        </w:tc>
        <w:tc>
          <w:tcPr>
            <w:tcW w:w="1450" w:type="dxa"/>
            <w:tcBorders>
              <w:top w:val="single" w:sz="4" w:space="0" w:color="B9B2C4"/>
              <w:bottom w:val="single" w:sz="2" w:space="0" w:color="E4E0EA"/>
            </w:tcBorders>
          </w:tcPr>
          <w:p>
            <w:pPr>
              <w:pStyle w:val="Normal"/>
              <w:spacing w:lineRule="auto" w:line="240" w:before="0" w:after="0"/>
              <w:rPr>
                <w:ins w:id="300157" w:author="Hossein Batebi" w:date="2026-09-27T00:00:00Z"/>
              </w:rPr>
            </w:pPr>
            <w:ins w:id="300156" w:author="Hossein Batebi" w:date="2026-09-27T00:00:00Z">
              <w:r>
                <w:rPr>
                  <w:rFonts w:eastAsia="Times New Roman" w:cs="Arial"/>
                  <w:sz w:val="17"/>
                  <w:szCs w:val="16"/>
                </w:rPr>
                <w:t xml:space="preserve">+0.063</w:t>
              </w:r>
            </w:ins>
          </w:p>
        </w:tc>
        <w:tc>
          <w:tcPr>
            <w:tcW w:w="1450" w:type="dxa"/>
            <w:tcBorders>
              <w:top w:val="single" w:sz="4" w:space="0" w:color="B9B2C4"/>
              <w:bottom w:val="single" w:sz="2" w:space="0" w:color="E4E0EA"/>
            </w:tcBorders>
          </w:tcPr>
          <w:p>
            <w:pPr>
              <w:pStyle w:val="Normal"/>
              <w:spacing w:lineRule="auto" w:line="240" w:before="0" w:after="0"/>
              <w:rPr>
                <w:ins w:id="300159" w:author="Hossein Batebi" w:date="2026-09-27T00:00:00Z"/>
              </w:rPr>
            </w:pPr>
            <w:ins w:id="300158" w:author="Hossein Batebi" w:date="2026-09-27T00:00:00Z">
              <w:r>
                <w:rPr>
                  <w:rFonts w:eastAsia="Times New Roman" w:cs="Arial"/>
                  <w:sz w:val="17"/>
                  <w:szCs w:val="16"/>
                </w:rPr>
                <w:t xml:space="preserve">0.016</w:t>
              </w:r>
            </w:ins>
          </w:p>
        </w:tc>
      </w:tr>
      <w:tr>
        <w:trPr>
          <w:ins w:id="300160" w:author="Hossein Batebi" w:date="2026-09-27T00:00:00Z"/>
        </w:trPr>
        <w:tc>
          <w:tcPr>
            <w:tcW w:w="3560" w:type="dxa"/>
            <w:tcBorders>
              <w:top w:val="single" w:sz="4" w:space="0" w:color="B9B2C4"/>
              <w:bottom w:val="single" w:sz="2" w:space="0" w:color="E4E0EA"/>
            </w:tcBorders>
          </w:tcPr>
          <w:p>
            <w:pPr>
              <w:pStyle w:val="Normal"/>
              <w:spacing w:lineRule="auto" w:line="240" w:before="0" w:after="0"/>
              <w:rPr>
                <w:ins w:id="300162" w:author="Hossein Batebi" w:date="2026-09-27T00:00:00Z"/>
              </w:rPr>
            </w:pPr>
            <w:ins w:id="300161" w:author="Hossein Batebi" w:date="2026-09-27T00:00:00Z">
              <w:r>
                <w:rPr>
                  <w:rFonts w:eastAsia="Times New Roman" w:cs="Arial"/>
                  <w:sz w:val="17"/>
                  <w:szCs w:val="16"/>
                </w:rPr>
                <w:t xml:space="preserve">Endpoints from a single publication</w:t>
              </w:r>
            </w:ins>
          </w:p>
        </w:tc>
        <w:tc>
          <w:tcPr>
            <w:tcW w:w="1450" w:type="dxa"/>
            <w:tcBorders>
              <w:top w:val="single" w:sz="4" w:space="0" w:color="B9B2C4"/>
              <w:bottom w:val="single" w:sz="2" w:space="0" w:color="E4E0EA"/>
            </w:tcBorders>
          </w:tcPr>
          <w:p>
            <w:pPr>
              <w:pStyle w:val="Normal"/>
              <w:spacing w:lineRule="auto" w:line="240" w:before="0" w:after="0"/>
              <w:rPr>
                <w:ins w:id="300164" w:author="Hossein Batebi" w:date="2026-09-27T00:00:00Z"/>
              </w:rPr>
            </w:pPr>
            <w:ins w:id="300163" w:author="Hossein Batebi" w:date="2026-09-27T00:00:00Z">
              <w:r>
                <w:rPr>
                  <w:rFonts w:eastAsia="Times New Roman" w:cs="Arial"/>
                  <w:sz w:val="17"/>
                  <w:szCs w:val="16"/>
                </w:rPr>
                <w:t xml:space="preserve">16</w:t>
              </w:r>
            </w:ins>
          </w:p>
        </w:tc>
        <w:tc>
          <w:tcPr>
            <w:tcW w:w="1450" w:type="dxa"/>
            <w:tcBorders>
              <w:top w:val="single" w:sz="4" w:space="0" w:color="B9B2C4"/>
              <w:bottom w:val="single" w:sz="2" w:space="0" w:color="E4E0EA"/>
            </w:tcBorders>
          </w:tcPr>
          <w:p>
            <w:pPr>
              <w:pStyle w:val="Normal"/>
              <w:spacing w:lineRule="auto" w:line="240" w:before="0" w:after="0"/>
              <w:rPr>
                <w:ins w:id="300166" w:author="Hossein Batebi" w:date="2026-09-27T00:00:00Z"/>
              </w:rPr>
            </w:pPr>
            <w:ins w:id="300165" w:author="Hossein Batebi" w:date="2026-09-27T00:00:00Z">
              <w:r>
                <w:rPr>
                  <w:rFonts w:eastAsia="Times New Roman" w:cs="Arial"/>
                  <w:sz w:val="17"/>
                  <w:szCs w:val="16"/>
                </w:rPr>
                <w:t xml:space="preserve">32</w:t>
              </w:r>
            </w:ins>
          </w:p>
        </w:tc>
        <w:tc>
          <w:tcPr>
            <w:tcW w:w="1450" w:type="dxa"/>
            <w:tcBorders>
              <w:top w:val="single" w:sz="4" w:space="0" w:color="B9B2C4"/>
              <w:bottom w:val="single" w:sz="2" w:space="0" w:color="E4E0EA"/>
            </w:tcBorders>
          </w:tcPr>
          <w:p>
            <w:pPr>
              <w:pStyle w:val="Normal"/>
              <w:spacing w:lineRule="auto" w:line="240" w:before="0" w:after="0"/>
              <w:rPr>
                <w:ins w:id="300168" w:author="Hossein Batebi" w:date="2026-09-27T00:00:00Z"/>
              </w:rPr>
            </w:pPr>
            <w:ins w:id="300167" w:author="Hossein Batebi" w:date="2026-09-27T00:00:00Z">
              <w:r>
                <w:rPr>
                  <w:rFonts w:eastAsia="Times New Roman" w:cs="Arial"/>
                  <w:sz w:val="17"/>
                  <w:szCs w:val="16"/>
                </w:rPr>
                <w:t xml:space="preserve">+0.073</w:t>
              </w:r>
            </w:ins>
          </w:p>
        </w:tc>
        <w:tc>
          <w:tcPr>
            <w:tcW w:w="1450" w:type="dxa"/>
            <w:tcBorders>
              <w:top w:val="single" w:sz="4" w:space="0" w:color="B9B2C4"/>
              <w:bottom w:val="single" w:sz="2" w:space="0" w:color="E4E0EA"/>
            </w:tcBorders>
          </w:tcPr>
          <w:p>
            <w:pPr>
              <w:pStyle w:val="Normal"/>
              <w:spacing w:lineRule="auto" w:line="240" w:before="0" w:after="0"/>
              <w:rPr>
                <w:ins w:id="300170" w:author="Hossein Batebi" w:date="2026-09-27T00:00:00Z"/>
              </w:rPr>
            </w:pPr>
            <w:ins w:id="300169" w:author="Hossein Batebi" w:date="2026-09-27T00:00:00Z">
              <w:r>
                <w:rPr>
                  <w:rFonts w:eastAsia="Times New Roman" w:cs="Arial"/>
                  <w:sz w:val="17"/>
                  <w:szCs w:val="16"/>
                </w:rPr>
                <w:t xml:space="preserve">0.051</w:t>
              </w:r>
            </w:ins>
          </w:p>
        </w:tc>
      </w:tr>
      <w:tr>
        <w:trPr>
          <w:ins w:id="300171" w:author="Hossein Batebi" w:date="2026-09-27T00:00:00Z"/>
        </w:trPr>
        <w:tc>
          <w:tcPr>
            <w:tcW w:w="3560" w:type="dxa"/>
            <w:tcBorders>
              <w:top w:val="single" w:sz="4" w:space="0" w:color="B9B2C4"/>
              <w:bottom w:val="single" w:sz="2" w:space="0" w:color="E4E0EA"/>
            </w:tcBorders>
          </w:tcPr>
          <w:p>
            <w:pPr>
              <w:pStyle w:val="Normal"/>
              <w:spacing w:lineRule="auto" w:line="240" w:before="0" w:after="0"/>
              <w:rPr>
                <w:ins w:id="300173" w:author="Hossein Batebi" w:date="2026-09-27T00:00:00Z"/>
              </w:rPr>
            </w:pPr>
            <w:ins w:id="300172" w:author="Hossein Batebi" w:date="2026-09-27T00:00:00Z">
              <w:r>
                <w:rPr>
                  <w:rFonts w:eastAsia="Times New Roman" w:cs="Arial"/>
                  <w:sz w:val="17"/>
                  <w:szCs w:val="16"/>
                </w:rPr>
                <w:t xml:space="preserve">Gi/o and Gq/11</w:t>
              </w:r>
            </w:ins>
          </w:p>
        </w:tc>
        <w:tc>
          <w:tcPr>
            <w:tcW w:w="1450" w:type="dxa"/>
            <w:tcBorders>
              <w:top w:val="single" w:sz="4" w:space="0" w:color="B9B2C4"/>
              <w:bottom w:val="single" w:sz="2" w:space="0" w:color="E4E0EA"/>
            </w:tcBorders>
          </w:tcPr>
          <w:p>
            <w:pPr>
              <w:pStyle w:val="Normal"/>
              <w:spacing w:lineRule="auto" w:line="240" w:before="0" w:after="0"/>
              <w:rPr>
                <w:ins w:id="300175" w:author="Hossein Batebi" w:date="2026-09-27T00:00:00Z"/>
              </w:rPr>
            </w:pPr>
            <w:ins w:id="300174" w:author="Hossein Batebi" w:date="2026-09-27T00:00:00Z">
              <w:r>
                <w:rPr>
                  <w:rFonts w:eastAsia="Times New Roman" w:cs="Arial"/>
                  <w:sz w:val="17"/>
                  <w:szCs w:val="16"/>
                </w:rPr>
                <w:t xml:space="preserve">18</w:t>
              </w:r>
            </w:ins>
          </w:p>
        </w:tc>
        <w:tc>
          <w:tcPr>
            <w:tcW w:w="1450" w:type="dxa"/>
            <w:tcBorders>
              <w:top w:val="single" w:sz="4" w:space="0" w:color="B9B2C4"/>
              <w:bottom w:val="single" w:sz="2" w:space="0" w:color="E4E0EA"/>
            </w:tcBorders>
          </w:tcPr>
          <w:p>
            <w:pPr>
              <w:pStyle w:val="Normal"/>
              <w:spacing w:lineRule="auto" w:line="240" w:before="0" w:after="0"/>
              <w:rPr>
                <w:ins w:id="300177" w:author="Hossein Batebi" w:date="2026-09-27T00:00:00Z"/>
              </w:rPr>
            </w:pPr>
            <w:ins w:id="300176" w:author="Hossein Batebi" w:date="2026-09-27T00:00:00Z">
              <w:r>
                <w:rPr>
                  <w:rFonts w:eastAsia="Times New Roman" w:cs="Arial"/>
                  <w:sz w:val="17"/>
                  <w:szCs w:val="16"/>
                </w:rPr>
                <w:t xml:space="preserve">36</w:t>
              </w:r>
            </w:ins>
          </w:p>
        </w:tc>
        <w:tc>
          <w:tcPr>
            <w:tcW w:w="1450" w:type="dxa"/>
            <w:tcBorders>
              <w:top w:val="single" w:sz="4" w:space="0" w:color="B9B2C4"/>
              <w:bottom w:val="single" w:sz="2" w:space="0" w:color="E4E0EA"/>
            </w:tcBorders>
          </w:tcPr>
          <w:p>
            <w:pPr>
              <w:pStyle w:val="Normal"/>
              <w:spacing w:lineRule="auto" w:line="240" w:before="0" w:after="0"/>
              <w:rPr>
                <w:ins w:id="300179" w:author="Hossein Batebi" w:date="2026-09-27T00:00:00Z"/>
              </w:rPr>
            </w:pPr>
            <w:ins w:id="300178" w:author="Hossein Batebi" w:date="2026-09-27T00:00:00Z">
              <w:r>
                <w:rPr>
                  <w:rFonts w:eastAsia="Times New Roman" w:cs="Arial"/>
                  <w:sz w:val="17"/>
                  <w:szCs w:val="16"/>
                </w:rPr>
                <w:t xml:space="preserve">+0.061</w:t>
              </w:r>
            </w:ins>
          </w:p>
        </w:tc>
        <w:tc>
          <w:tcPr>
            <w:tcW w:w="1450" w:type="dxa"/>
            <w:tcBorders>
              <w:top w:val="single" w:sz="4" w:space="0" w:color="B9B2C4"/>
              <w:bottom w:val="single" w:sz="2" w:space="0" w:color="E4E0EA"/>
            </w:tcBorders>
          </w:tcPr>
          <w:p>
            <w:pPr>
              <w:pStyle w:val="Normal"/>
              <w:spacing w:lineRule="auto" w:line="240" w:before="0" w:after="0"/>
              <w:rPr>
                <w:ins w:id="300181" w:author="Hossein Batebi" w:date="2026-09-27T00:00:00Z"/>
              </w:rPr>
            </w:pPr>
            <w:ins w:id="300180" w:author="Hossein Batebi" w:date="2026-09-27T00:00:00Z">
              <w:r>
                <w:rPr>
                  <w:rFonts w:eastAsia="Times New Roman" w:cs="Arial"/>
                  <w:sz w:val="17"/>
                  <w:szCs w:val="16"/>
                </w:rPr>
                <w:t xml:space="preserve">0.040</w:t>
              </w:r>
            </w:ins>
          </w:p>
        </w:tc>
      </w:tr>
      <w:tr>
        <w:trPr>
          <w:ins w:id="300182" w:author="Hossein Batebi" w:date="2026-09-27T00:00:00Z"/>
        </w:trPr>
        <w:tc>
          <w:tcPr>
            <w:tcW w:w="3560" w:type="dxa"/>
            <w:tcBorders>
              <w:top w:val="single" w:sz="4" w:space="0" w:color="B9B2C4"/>
              <w:bottom w:val="single" w:sz="2" w:space="0" w:color="E4E0EA"/>
            </w:tcBorders>
          </w:tcPr>
          <w:p>
            <w:pPr>
              <w:pStyle w:val="Normal"/>
              <w:spacing w:lineRule="auto" w:line="240" w:before="0" w:after="0"/>
              <w:rPr>
                <w:ins w:id="300184" w:author="Hossein Batebi" w:date="2026-09-27T00:00:00Z"/>
              </w:rPr>
            </w:pPr>
            <w:ins w:id="300183" w:author="Hossein Batebi" w:date="2026-09-27T00:00:00Z">
              <w:r>
                <w:rPr>
                  <w:rFonts w:eastAsia="Times New Roman" w:cs="Arial"/>
                  <w:sz w:val="17"/>
                  <w:szCs w:val="16"/>
                </w:rPr>
                <w:t xml:space="preserve">Gi/o and Gs</w:t>
              </w:r>
            </w:ins>
          </w:p>
        </w:tc>
        <w:tc>
          <w:tcPr>
            <w:tcW w:w="1450" w:type="dxa"/>
            <w:tcBorders>
              <w:top w:val="single" w:sz="4" w:space="0" w:color="B9B2C4"/>
              <w:bottom w:val="single" w:sz="2" w:space="0" w:color="E4E0EA"/>
            </w:tcBorders>
          </w:tcPr>
          <w:p>
            <w:pPr>
              <w:pStyle w:val="Normal"/>
              <w:spacing w:lineRule="auto" w:line="240" w:before="0" w:after="0"/>
              <w:rPr>
                <w:ins w:id="300186" w:author="Hossein Batebi" w:date="2026-09-27T00:00:00Z"/>
              </w:rPr>
            </w:pPr>
            <w:ins w:id="300185" w:author="Hossein Batebi" w:date="2026-09-27T00:00:00Z">
              <w:r>
                <w:rPr>
                  <w:rFonts w:eastAsia="Times New Roman" w:cs="Arial"/>
                  <w:sz w:val="17"/>
                  <w:szCs w:val="16"/>
                </w:rPr>
                <w:t xml:space="preserve">6</w:t>
              </w:r>
            </w:ins>
          </w:p>
        </w:tc>
        <w:tc>
          <w:tcPr>
            <w:tcW w:w="1450" w:type="dxa"/>
            <w:tcBorders>
              <w:top w:val="single" w:sz="4" w:space="0" w:color="B9B2C4"/>
              <w:bottom w:val="single" w:sz="2" w:space="0" w:color="E4E0EA"/>
            </w:tcBorders>
          </w:tcPr>
          <w:p>
            <w:pPr>
              <w:pStyle w:val="Normal"/>
              <w:spacing w:lineRule="auto" w:line="240" w:before="0" w:after="0"/>
              <w:rPr>
                <w:ins w:id="300188" w:author="Hossein Batebi" w:date="2026-09-27T00:00:00Z"/>
              </w:rPr>
            </w:pPr>
            <w:ins w:id="300187" w:author="Hossein Batebi" w:date="2026-09-27T00:00:00Z">
              <w:r>
                <w:rPr>
                  <w:rFonts w:eastAsia="Times New Roman" w:cs="Arial"/>
                  <w:sz w:val="17"/>
                  <w:szCs w:val="16"/>
                </w:rPr>
                <w:t xml:space="preserve">12</w:t>
              </w:r>
            </w:ins>
          </w:p>
        </w:tc>
        <w:tc>
          <w:tcPr>
            <w:tcW w:w="1450" w:type="dxa"/>
            <w:tcBorders>
              <w:top w:val="single" w:sz="4" w:space="0" w:color="B9B2C4"/>
              <w:bottom w:val="single" w:sz="2" w:space="0" w:color="E4E0EA"/>
            </w:tcBorders>
          </w:tcPr>
          <w:p>
            <w:pPr>
              <w:pStyle w:val="Normal"/>
              <w:spacing w:lineRule="auto" w:line="240" w:before="0" w:after="0"/>
              <w:rPr>
                <w:ins w:id="300190" w:author="Hossein Batebi" w:date="2026-09-27T00:00:00Z"/>
              </w:rPr>
            </w:pPr>
            <w:ins w:id="300189" w:author="Hossein Batebi" w:date="2026-09-27T00:00:00Z">
              <w:r>
                <w:rPr>
                  <w:rFonts w:eastAsia="Times New Roman" w:cs="Arial"/>
                  <w:sz w:val="17"/>
                  <w:szCs w:val="16"/>
                </w:rPr>
                <w:t xml:space="preserve">+0.101</w:t>
              </w:r>
            </w:ins>
          </w:p>
        </w:tc>
        <w:tc>
          <w:tcPr>
            <w:tcW w:w="1450" w:type="dxa"/>
            <w:tcBorders>
              <w:top w:val="single" w:sz="4" w:space="0" w:color="B9B2C4"/>
              <w:bottom w:val="single" w:sz="2" w:space="0" w:color="E4E0EA"/>
            </w:tcBorders>
          </w:tcPr>
          <w:p>
            <w:pPr>
              <w:pStyle w:val="Normal"/>
              <w:spacing w:lineRule="auto" w:line="240" w:before="0" w:after="0"/>
              <w:rPr>
                <w:ins w:id="300192" w:author="Hossein Batebi" w:date="2026-09-27T00:00:00Z"/>
              </w:rPr>
            </w:pPr>
            <w:ins w:id="300191" w:author="Hossein Batebi" w:date="2026-09-27T00:00:00Z">
              <w:r>
                <w:rPr>
                  <w:rFonts w:eastAsia="Times New Roman" w:cs="Arial"/>
                  <w:sz w:val="17"/>
                  <w:szCs w:val="16"/>
                </w:rPr>
                <w:t xml:space="preserve">0.11</w:t>
              </w:r>
            </w:ins>
          </w:p>
        </w:tc>
      </w:tr>
      <w:tr>
        <w:trPr>
          <w:ins w:id="300193" w:author="Hossein Batebi" w:date="2026-09-27T00:00:00Z"/>
        </w:trPr>
        <w:tc>
          <w:tcPr>
            <w:tcW w:w="3560" w:type="dxa"/>
            <w:tcBorders>
              <w:top w:val="single" w:sz="4" w:space="0" w:color="B9B2C4"/>
              <w:bottom w:val="single" w:sz="2" w:space="0" w:color="E4E0EA"/>
            </w:tcBorders>
          </w:tcPr>
          <w:p>
            <w:pPr>
              <w:pStyle w:val="Normal"/>
              <w:spacing w:lineRule="auto" w:line="240" w:before="0" w:after="0"/>
              <w:rPr>
                <w:ins w:id="300195" w:author="Hossein Batebi" w:date="2026-09-27T00:00:00Z"/>
              </w:rPr>
            </w:pPr>
            <w:ins w:id="300194" w:author="Hossein Batebi" w:date="2026-09-27T00:00:00Z">
              <w:r>
                <w:rPr>
                  <w:rFonts w:eastAsia="Times New Roman" w:cs="Arial"/>
                  <w:sz w:val="17"/>
                  <w:szCs w:val="16"/>
                </w:rPr>
                <w:t xml:space="preserve">Gq/11 and Gs</w:t>
              </w:r>
            </w:ins>
          </w:p>
        </w:tc>
        <w:tc>
          <w:tcPr>
            <w:tcW w:w="1450" w:type="dxa"/>
            <w:tcBorders>
              <w:top w:val="single" w:sz="4" w:space="0" w:color="B9B2C4"/>
              <w:bottom w:val="single" w:sz="2" w:space="0" w:color="E4E0EA"/>
            </w:tcBorders>
          </w:tcPr>
          <w:p>
            <w:pPr>
              <w:pStyle w:val="Normal"/>
              <w:spacing w:lineRule="auto" w:line="240" w:before="0" w:after="0"/>
              <w:rPr>
                <w:ins w:id="300197" w:author="Hossein Batebi" w:date="2026-09-27T00:00:00Z"/>
              </w:rPr>
            </w:pPr>
            <w:ins w:id="300196" w:author="Hossein Batebi" w:date="2026-09-27T00:00:00Z">
              <w:r>
                <w:rPr>
                  <w:rFonts w:eastAsia="Times New Roman" w:cs="Arial"/>
                  <w:sz w:val="17"/>
                  <w:szCs w:val="16"/>
                </w:rPr>
                <w:t xml:space="preserve">6</w:t>
              </w:r>
            </w:ins>
          </w:p>
        </w:tc>
        <w:tc>
          <w:tcPr>
            <w:tcW w:w="1450" w:type="dxa"/>
            <w:tcBorders>
              <w:top w:val="single" w:sz="4" w:space="0" w:color="B9B2C4"/>
              <w:bottom w:val="single" w:sz="2" w:space="0" w:color="E4E0EA"/>
            </w:tcBorders>
          </w:tcPr>
          <w:p>
            <w:pPr>
              <w:pStyle w:val="Normal"/>
              <w:spacing w:lineRule="auto" w:line="240" w:before="0" w:after="0"/>
              <w:rPr>
                <w:ins w:id="300199" w:author="Hossein Batebi" w:date="2026-09-27T00:00:00Z"/>
              </w:rPr>
            </w:pPr>
            <w:ins w:id="300198" w:author="Hossein Batebi" w:date="2026-09-27T00:00:00Z">
              <w:r>
                <w:rPr>
                  <w:rFonts w:eastAsia="Times New Roman" w:cs="Arial"/>
                  <w:sz w:val="17"/>
                  <w:szCs w:val="16"/>
                </w:rPr>
                <w:t xml:space="preserve">12</w:t>
              </w:r>
            </w:ins>
          </w:p>
        </w:tc>
        <w:tc>
          <w:tcPr>
            <w:tcW w:w="1450" w:type="dxa"/>
            <w:tcBorders>
              <w:top w:val="single" w:sz="4" w:space="0" w:color="B9B2C4"/>
              <w:bottom w:val="single" w:sz="2" w:space="0" w:color="E4E0EA"/>
            </w:tcBorders>
          </w:tcPr>
          <w:p>
            <w:pPr>
              <w:pStyle w:val="Normal"/>
              <w:spacing w:lineRule="auto" w:line="240" w:before="0" w:after="0"/>
              <w:rPr>
                <w:ins w:id="300201" w:author="Hossein Batebi" w:date="2026-09-27T00:00:00Z"/>
              </w:rPr>
            </w:pPr>
            <w:ins w:id="300200" w:author="Hossein Batebi" w:date="2026-09-27T00:00:00Z">
              <w:r>
                <w:rPr>
                  <w:rFonts w:eastAsia="Times New Roman" w:cs="Arial"/>
                  <w:sz w:val="17"/>
                  <w:szCs w:val="16"/>
                </w:rPr>
                <w:t xml:space="preserve">+0.062</w:t>
              </w:r>
            </w:ins>
          </w:p>
        </w:tc>
        <w:tc>
          <w:tcPr>
            <w:tcW w:w="1450" w:type="dxa"/>
            <w:tcBorders>
              <w:top w:val="single" w:sz="4" w:space="0" w:color="B9B2C4"/>
              <w:bottom w:val="single" w:sz="2" w:space="0" w:color="E4E0EA"/>
            </w:tcBorders>
          </w:tcPr>
          <w:p>
            <w:pPr>
              <w:pStyle w:val="Normal"/>
              <w:spacing w:lineRule="auto" w:line="240" w:before="0" w:after="0"/>
              <w:rPr>
                <w:ins w:id="300203" w:author="Hossein Batebi" w:date="2026-09-27T00:00:00Z"/>
              </w:rPr>
            </w:pPr>
            <w:ins w:id="300202" w:author="Hossein Batebi" w:date="2026-09-27T00:00:00Z">
              <w:r>
                <w:rPr>
                  <w:rFonts w:eastAsia="Times New Roman" w:cs="Arial"/>
                  <w:sz w:val="17"/>
                  <w:szCs w:val="16"/>
                </w:rPr>
                <w:t xml:space="preserve">0.13</w:t>
              </w:r>
            </w:ins>
          </w:p>
        </w:tc>
      </w:tr>
      <w:tr>
        <w:trPr>
          <w:ins w:id="300204" w:author="Hossein Batebi" w:date="2026-09-27T00:00:00Z"/>
        </w:trPr>
        <w:tc>
          <w:tcPr>
            <w:tcW w:w="3560" w:type="dxa"/>
            <w:tcBorders>
              <w:top w:val="single" w:sz="4" w:space="0" w:color="B9B2C4"/>
              <w:bottom w:val="single" w:sz="2" w:space="0" w:color="E4E0EA"/>
            </w:tcBorders>
          </w:tcPr>
          <w:p>
            <w:pPr>
              <w:pStyle w:val="Normal"/>
              <w:spacing w:lineRule="auto" w:line="240" w:before="0" w:after="0"/>
              <w:rPr>
                <w:ins w:id="300206" w:author="Hossein Batebi" w:date="2026-09-27T00:00:00Z"/>
              </w:rPr>
            </w:pPr>
            <w:ins w:id="300205" w:author="Hossein Batebi" w:date="2026-09-27T00:00:00Z">
              <w:r>
                <w:rPr>
                  <w:rFonts w:eastAsia="Times New Roman" w:cs="Arial"/>
                  <w:sz w:val="17"/>
                  <w:szCs w:val="16"/>
                </w:rPr>
                <w:t xml:space="preserve">All three classes</w:t>
              </w:r>
            </w:ins>
          </w:p>
        </w:tc>
        <w:tc>
          <w:tcPr>
            <w:tcW w:w="1450" w:type="dxa"/>
            <w:tcBorders>
              <w:top w:val="single" w:sz="4" w:space="0" w:color="B9B2C4"/>
              <w:bottom w:val="single" w:sz="2" w:space="0" w:color="E4E0EA"/>
            </w:tcBorders>
          </w:tcPr>
          <w:p>
            <w:pPr>
              <w:pStyle w:val="Normal"/>
              <w:spacing w:lineRule="auto" w:line="240" w:before="0" w:after="0"/>
              <w:rPr>
                <w:ins w:id="300208" w:author="Hossein Batebi" w:date="2026-09-27T00:00:00Z"/>
              </w:rPr>
            </w:pPr>
            <w:ins w:id="300207" w:author="Hossein Batebi" w:date="2026-09-27T00:00:00Z">
              <w:r>
                <w:rPr>
                  <w:rFonts w:eastAsia="Times New Roman" w:cs="Arial"/>
                  <w:sz w:val="17"/>
                  <w:szCs w:val="16"/>
                </w:rPr>
                <w:t xml:space="preserve">4</w:t>
              </w:r>
            </w:ins>
          </w:p>
        </w:tc>
        <w:tc>
          <w:tcPr>
            <w:tcW w:w="1450" w:type="dxa"/>
            <w:tcBorders>
              <w:top w:val="single" w:sz="4" w:space="0" w:color="B9B2C4"/>
              <w:bottom w:val="single" w:sz="2" w:space="0" w:color="E4E0EA"/>
            </w:tcBorders>
          </w:tcPr>
          <w:p>
            <w:pPr>
              <w:pStyle w:val="Normal"/>
              <w:spacing w:lineRule="auto" w:line="240" w:before="0" w:after="0"/>
              <w:rPr>
                <w:ins w:id="300210" w:author="Hossein Batebi" w:date="2026-09-27T00:00:00Z"/>
              </w:rPr>
            </w:pPr>
            <w:ins w:id="300209" w:author="Hossein Batebi" w:date="2026-09-27T00:00:00Z">
              <w:r>
                <w:rPr>
                  <w:rFonts w:eastAsia="Times New Roman" w:cs="Arial"/>
                  <w:sz w:val="17"/>
                  <w:szCs w:val="16"/>
                </w:rPr>
                <w:t xml:space="preserve">12</w:t>
              </w:r>
            </w:ins>
          </w:p>
        </w:tc>
        <w:tc>
          <w:tcPr>
            <w:tcW w:w="1450" w:type="dxa"/>
            <w:tcBorders>
              <w:top w:val="single" w:sz="4" w:space="0" w:color="B9B2C4"/>
              <w:bottom w:val="single" w:sz="2" w:space="0" w:color="E4E0EA"/>
            </w:tcBorders>
          </w:tcPr>
          <w:p>
            <w:pPr>
              <w:pStyle w:val="Normal"/>
              <w:spacing w:lineRule="auto" w:line="240" w:before="0" w:after="0"/>
              <w:rPr>
                <w:ins w:id="300212" w:author="Hossein Batebi" w:date="2026-09-27T00:00:00Z"/>
              </w:rPr>
            </w:pPr>
            <w:ins w:id="300211" w:author="Hossein Batebi" w:date="2026-09-27T00:00:00Z">
              <w:r>
                <w:rPr>
                  <w:rFonts w:eastAsia="Times New Roman" w:cs="Arial"/>
                  <w:sz w:val="17"/>
                  <w:szCs w:val="16"/>
                </w:rPr>
                <w:t xml:space="preserve">-0.118</w:t>
              </w:r>
            </w:ins>
          </w:p>
        </w:tc>
        <w:tc>
          <w:tcPr>
            <w:tcW w:w="1450" w:type="dxa"/>
            <w:tcBorders>
              <w:top w:val="single" w:sz="4" w:space="0" w:color="B9B2C4"/>
              <w:bottom w:val="single" w:sz="2" w:space="0" w:color="E4E0EA"/>
            </w:tcBorders>
          </w:tcPr>
          <w:p>
            <w:pPr>
              <w:pStyle w:val="Normal"/>
              <w:spacing w:lineRule="auto" w:line="240" w:before="0" w:after="0"/>
              <w:rPr>
                <w:ins w:id="300214" w:author="Hossein Batebi" w:date="2026-09-27T00:00:00Z"/>
              </w:rPr>
            </w:pPr>
            <w:ins w:id="300213" w:author="Hossein Batebi" w:date="2026-09-27T00:00:00Z">
              <w:r>
                <w:rPr>
                  <w:rFonts w:eastAsia="Times New Roman" w:cs="Arial"/>
                  <w:sz w:val="17"/>
                  <w:szCs w:val="16"/>
                </w:rPr>
                <w:t xml:space="preserve">0.27</w:t>
              </w:r>
            </w:ins>
          </w:p>
        </w:tc>
      </w:tr>
    </w:tbl>
    <w:p>
      <w:pPr>
        <w:pStyle w:val="Normal"/>
        <w:spacing w:lineRule="exact" w:line="290" w:before="0" w:after="80"/>
        <w:jc w:val="both"/>
        <w:rPr>
          <w:ins w:id="300216" w:author="Hossein Batebi" w:date="2026-09-27T00:00:00Z"/>
        </w:rPr>
      </w:pPr>
      <w:ins w:id="300215" w:author="Hossein Batebi" w:date="2026-09-27T00:00:00Z">
        <w:r>
          <w:rPr>
            <w:rFonts w:ascii="Arial" w:hAnsi="Arial" w:eastAsia="Arial"/>
          </w:rPr>
          <w:t xml:space="preserve">Benjamini-Hochberg q values for the coordinate-only refit, substituted into the nine-representation ladder of Table S28: q = 0.045 for the margin and q = 0.094 for accuracy. The single-publication stratum is defined by a single deposited publication reference across a receptor’s captured-class endpoints and is broader than the eight-receptor stratum of Table S32, which additionally required complete reference metadata.</w:t>
        </w:r>
      </w:ins>
    </w:p>
    <w:p>
      <w:pPr>
        <w:pStyle w:val="Normal"/>
        <w:spacing w:lineRule="exact" w:line="290" w:before="0" w:after="80"/>
        <w:jc w:val="both"/>
        <w:rPr>
          <w:ins w:id="420002" w:author="Hossein Batebi" w:date="2026-09-27T00:00:00Z"/>
        </w:rPr>
      </w:pPr>
      <w:ins w:id="420001" w:author="Hossein Batebi" w:date="2026-09-27T00:00:00Z">
        <w:r>
          <w:rPr>
            <w:rFonts w:ascii="Arial" w:hAnsi="Arial" w:eastAsia="Arial"/>
          </w:rPr>
          <w:t xml:space="preserve">Adversarial sensitivity of the within-receptor test. Because antibody-fragment and nanobody identity are not annotated, the within-receptor test was recomputed along a deletion ladder in which receptors are removed in decreasing order of their contribution to the margin, which is the worst case for the result: it assumes that the receptors most favourable to the effect are entirely construct-driven. Permutation P values are recomputed at each step on the remaining receptors. The ladder is reported for the coordinate-only refit and for the archived primary model. A script that extracts antibody-fragment, nanobody and engineered-transducer identity from the deposited mmCIF polymer entity records and re-runs the within-receptor test on the receptors whose endpoints share the same stabilisation chemistry is supplied in Source Data S18; it is supplied ready to run rather than run here, because the deposited coordinate files are not part of Source Data.</w:t>
        </w:r>
      </w:ins>
    </w:p>
    <w:tbl>
      <w:tblPr>
        <w:tblW w:w="9360" w:type="dxa"/>
        <w:jc w:val="left"/>
        <w:tblInd w:w="0" w:type="dxa"/>
        <w:tblLayout w:type="fixed"/>
        <w:tblCellMar>
          <w:top w:w="50" w:type="dxa"/>
          <w:left w:w="90" w:type="dxa"/>
          <w:bottom w:w="50" w:type="dxa"/>
          <w:right w:w="90" w:type="dxa"/>
        </w:tblCellMar>
      </w:tblPr>
      <w:tblGrid>
        <w:gridCol w:w="3000"/>
        <w:gridCol w:w="1300"/>
        <w:gridCol w:w="1900"/>
        <w:gridCol w:w="1080"/>
        <w:gridCol w:w="2080"/>
      </w:tblGrid>
      <w:tr>
        <w:trPr>
          <w:tblHeader w:val="true"/>
          <w:ins w:id="420003" w:author="Hossein Batebi" w:date="2026-09-27T00:00:00Z"/>
        </w:trPr>
        <w:tc>
          <w:tcPr>
            <w:tcW w:w="3000" w:type="dxa"/>
            <w:tcBorders>
              <w:top w:val="single" w:sz="4" w:space="0" w:color="B9B2C4"/>
              <w:bottom w:val="single" w:sz="2" w:space="0" w:color="E4E0EA"/>
            </w:tcBorders>
            <w:shd w:fill="F2EEF4" w:val="clear"/>
          </w:tcPr>
          <w:p>
            <w:pPr>
              <w:pStyle w:val="Normal"/>
              <w:spacing w:lineRule="auto" w:line="240" w:before="0" w:after="0"/>
              <w:rPr>
                <w:ins w:id="420005" w:author="Hossein Batebi" w:date="2026-09-27T00:00:00Z"/>
              </w:rPr>
            </w:pPr>
            <w:ins w:id="420004" w:author="Hossein Batebi" w:date="2026-09-27T00:00:00Z">
              <w:r>
                <w:rPr>
                  <w:rFonts w:eastAsia="Times New Roman" w:cs="Arial"/>
                  <w:b/>
                  <w:bCs/>
                  <w:sz w:val="17"/>
                  <w:szCs w:val="16"/>
                </w:rPr>
                <w:t xml:space="preserve">Receptors deleted (most influential first)</w:t>
              </w:r>
            </w:ins>
          </w:p>
        </w:tc>
        <w:tc>
          <w:tcPr>
            <w:tcW w:w="1300" w:type="dxa"/>
            <w:tcBorders>
              <w:top w:val="single" w:sz="4" w:space="0" w:color="B9B2C4"/>
              <w:bottom w:val="single" w:sz="2" w:space="0" w:color="E4E0EA"/>
            </w:tcBorders>
            <w:shd w:fill="F2EEF4" w:val="clear"/>
          </w:tcPr>
          <w:p>
            <w:pPr>
              <w:pStyle w:val="Normal"/>
              <w:spacing w:lineRule="auto" w:line="240" w:before="0" w:after="0"/>
              <w:rPr>
                <w:ins w:id="420007" w:author="Hossein Batebi" w:date="2026-09-27T00:00:00Z"/>
              </w:rPr>
            </w:pPr>
            <w:ins w:id="420006" w:author="Hossein Batebi" w:date="2026-09-27T00:00:00Z">
              <w:r>
                <w:rPr>
                  <w:rFonts w:eastAsia="Times New Roman" w:cs="Arial"/>
                  <w:b/>
                  <w:bCs/>
                  <w:sz w:val="17"/>
                  <w:szCs w:val="16"/>
                </w:rPr>
                <w:t xml:space="preserve">Receptors</w:t>
              </w:r>
            </w:ins>
          </w:p>
        </w:tc>
        <w:tc>
          <w:tcPr>
            <w:tcW w:w="1900" w:type="dxa"/>
            <w:tcBorders>
              <w:top w:val="single" w:sz="4" w:space="0" w:color="B9B2C4"/>
              <w:bottom w:val="single" w:sz="2" w:space="0" w:color="E4E0EA"/>
            </w:tcBorders>
            <w:shd w:fill="F2EEF4" w:val="clear"/>
          </w:tcPr>
          <w:p>
            <w:pPr>
              <w:pStyle w:val="Normal"/>
              <w:spacing w:lineRule="auto" w:line="240" w:before="0" w:after="0"/>
              <w:rPr>
                <w:ins w:id="420009" w:author="Hossein Batebi" w:date="2026-09-27T00:00:00Z"/>
              </w:rPr>
            </w:pPr>
            <w:ins w:id="420008" w:author="Hossein Batebi" w:date="2026-09-27T00:00:00Z">
              <w:r>
                <w:rPr>
                  <w:rFonts w:eastAsia="Times New Roman" w:cs="Arial"/>
                  <w:b/>
                  <w:bCs/>
                  <w:sz w:val="17"/>
                  <w:szCs w:val="16"/>
                </w:rPr>
                <w:t xml:space="preserve">Coordinate-only margin</w:t>
              </w:r>
            </w:ins>
          </w:p>
        </w:tc>
        <w:tc>
          <w:tcPr>
            <w:tcW w:w="1080" w:type="dxa"/>
            <w:tcBorders>
              <w:top w:val="single" w:sz="4" w:space="0" w:color="B9B2C4"/>
              <w:bottom w:val="single" w:sz="2" w:space="0" w:color="E4E0EA"/>
            </w:tcBorders>
            <w:shd w:fill="F2EEF4" w:val="clear"/>
          </w:tcPr>
          <w:p>
            <w:pPr>
              <w:pStyle w:val="Normal"/>
              <w:spacing w:lineRule="auto" w:line="240" w:before="0" w:after="0"/>
              <w:rPr>
                <w:ins w:id="420011" w:author="Hossein Batebi" w:date="2026-09-27T00:00:00Z"/>
              </w:rPr>
            </w:pPr>
            <w:ins w:id="420010" w:author="Hossein Batebi" w:date="2026-09-27T00:00:00Z">
              <w:r>
                <w:rPr>
                  <w:rFonts w:eastAsia="Times New Roman" w:cs="Arial"/>
                  <w:b/>
                  <w:bCs/>
                  <w:sz w:val="17"/>
                  <w:szCs w:val="16"/>
                </w:rPr>
                <w:t xml:space="preserve">P</w:t>
              </w:r>
            </w:ins>
          </w:p>
        </w:tc>
        <w:tc>
          <w:tcPr>
            <w:tcW w:w="2080" w:type="dxa"/>
            <w:tcBorders>
              <w:top w:val="single" w:sz="4" w:space="0" w:color="B9B2C4"/>
              <w:bottom w:val="single" w:sz="2" w:space="0" w:color="E4E0EA"/>
            </w:tcBorders>
            <w:shd w:fill="F2EEF4" w:val="clear"/>
          </w:tcPr>
          <w:p>
            <w:pPr>
              <w:pStyle w:val="Normal"/>
              <w:spacing w:lineRule="auto" w:line="240" w:before="0" w:after="0"/>
              <w:rPr>
                <w:ins w:id="420013" w:author="Hossein Batebi" w:date="2026-09-27T00:00:00Z"/>
              </w:rPr>
            </w:pPr>
            <w:ins w:id="420012" w:author="Hossein Batebi" w:date="2026-09-27T00:00:00Z">
              <w:r>
                <w:rPr>
                  <w:rFonts w:eastAsia="Times New Roman" w:cs="Arial"/>
                  <w:b/>
                  <w:bCs/>
                  <w:sz w:val="17"/>
                  <w:szCs w:val="16"/>
                </w:rPr>
                <w:t xml:space="preserve">Archived margin / accuracy</w:t>
              </w:r>
            </w:ins>
          </w:p>
        </w:tc>
      </w:tr>
      <w:tr>
        <w:trPr>
          <w:ins w:id="420014" w:author="Hossein Batebi" w:date="2026-09-27T00:00:00Z"/>
        </w:trPr>
        <w:tc>
          <w:tcPr>
            <w:tcW w:w="3000" w:type="dxa"/>
            <w:tcBorders>
              <w:top w:val="single" w:sz="4" w:space="0" w:color="B9B2C4"/>
              <w:bottom w:val="single" w:sz="2" w:space="0" w:color="E4E0EA"/>
            </w:tcBorders>
          </w:tcPr>
          <w:p>
            <w:pPr>
              <w:pStyle w:val="Normal"/>
              <w:spacing w:lineRule="auto" w:line="240" w:before="0" w:after="0"/>
              <w:rPr>
                <w:ins w:id="420016" w:author="Hossein Batebi" w:date="2026-09-27T00:00:00Z"/>
              </w:rPr>
            </w:pPr>
            <w:ins w:id="420015" w:author="Hossein Batebi" w:date="2026-09-27T00:00:00Z">
              <w:r>
                <w:rPr>
                  <w:rFonts w:eastAsia="Times New Roman" w:cs="Arial"/>
                  <w:sz w:val="17"/>
                  <w:szCs w:val="16"/>
                </w:rPr>
                <w:t xml:space="preserve">0</w:t>
              </w:r>
            </w:ins>
          </w:p>
        </w:tc>
        <w:tc>
          <w:tcPr>
            <w:tcW w:w="1300" w:type="dxa"/>
            <w:tcBorders>
              <w:top w:val="single" w:sz="4" w:space="0" w:color="B9B2C4"/>
              <w:bottom w:val="single" w:sz="2" w:space="0" w:color="E4E0EA"/>
            </w:tcBorders>
          </w:tcPr>
          <w:p>
            <w:pPr>
              <w:pStyle w:val="Normal"/>
              <w:spacing w:lineRule="auto" w:line="240" w:before="0" w:after="0"/>
              <w:rPr>
                <w:ins w:id="420018" w:author="Hossein Batebi" w:date="2026-09-27T00:00:00Z"/>
              </w:rPr>
            </w:pPr>
            <w:ins w:id="420017" w:author="Hossein Batebi" w:date="2026-09-27T00:00:00Z">
              <w:r>
                <w:rPr>
                  <w:rFonts w:eastAsia="Times New Roman" w:cs="Arial"/>
                  <w:sz w:val="17"/>
                  <w:szCs w:val="16"/>
                </w:rPr>
                <w:t xml:space="preserve">34</w:t>
              </w:r>
            </w:ins>
          </w:p>
        </w:tc>
        <w:tc>
          <w:tcPr>
            <w:tcW w:w="1900" w:type="dxa"/>
            <w:tcBorders>
              <w:top w:val="single" w:sz="4" w:space="0" w:color="B9B2C4"/>
              <w:bottom w:val="single" w:sz="2" w:space="0" w:color="E4E0EA"/>
            </w:tcBorders>
          </w:tcPr>
          <w:p>
            <w:pPr>
              <w:pStyle w:val="Normal"/>
              <w:spacing w:lineRule="auto" w:line="240" w:before="0" w:after="0"/>
              <w:rPr>
                <w:ins w:id="420020" w:author="Hossein Batebi" w:date="2026-09-27T00:00:00Z"/>
              </w:rPr>
            </w:pPr>
            <w:ins w:id="420019" w:author="Hossein Batebi" w:date="2026-09-27T00:00:00Z">
              <w:r>
                <w:rPr>
                  <w:rFonts w:eastAsia="Times New Roman" w:cs="Arial"/>
                  <w:sz w:val="17"/>
                  <w:szCs w:val="16"/>
                </w:rPr>
                <w:t xml:space="preserve">+0.038</w:t>
              </w:r>
            </w:ins>
          </w:p>
        </w:tc>
        <w:tc>
          <w:tcPr>
            <w:tcW w:w="1080" w:type="dxa"/>
            <w:tcBorders>
              <w:top w:val="single" w:sz="4" w:space="0" w:color="B9B2C4"/>
              <w:bottom w:val="single" w:sz="2" w:space="0" w:color="E4E0EA"/>
            </w:tcBorders>
          </w:tcPr>
          <w:p>
            <w:pPr>
              <w:pStyle w:val="Normal"/>
              <w:spacing w:lineRule="auto" w:line="240" w:before="0" w:after="0"/>
              <w:rPr>
                <w:ins w:id="420022" w:author="Hossein Batebi" w:date="2026-09-27T00:00:00Z"/>
              </w:rPr>
            </w:pPr>
            <w:ins w:id="420021" w:author="Hossein Batebi" w:date="2026-09-27T00:00:00Z">
              <w:r>
                <w:rPr>
                  <w:rFonts w:eastAsia="Times New Roman" w:cs="Arial"/>
                  <w:sz w:val="17"/>
                  <w:szCs w:val="16"/>
                </w:rPr>
                <w:t xml:space="preserve">0.003</w:t>
              </w:r>
            </w:ins>
          </w:p>
        </w:tc>
        <w:tc>
          <w:tcPr>
            <w:tcW w:w="2080" w:type="dxa"/>
            <w:tcBorders>
              <w:top w:val="single" w:sz="4" w:space="0" w:color="B9B2C4"/>
              <w:bottom w:val="single" w:sz="2" w:space="0" w:color="E4E0EA"/>
            </w:tcBorders>
          </w:tcPr>
          <w:p>
            <w:pPr>
              <w:pStyle w:val="Normal"/>
              <w:spacing w:lineRule="auto" w:line="240" w:before="0" w:after="0"/>
              <w:rPr>
                <w:ins w:id="420024" w:author="Hossein Batebi" w:date="2026-09-27T00:00:00Z"/>
              </w:rPr>
            </w:pPr>
            <w:ins w:id="420023" w:author="Hossein Batebi" w:date="2026-09-27T00:00:00Z">
              <w:r>
                <w:rPr>
                  <w:rFonts w:eastAsia="Times New Roman" w:cs="Arial"/>
                  <w:sz w:val="17"/>
                  <w:szCs w:val="16"/>
                </w:rPr>
                <w:t xml:space="preserve">+0.051 (P = 0.005) / 59.7% (P = 0.002)</w:t>
              </w:r>
            </w:ins>
          </w:p>
        </w:tc>
      </w:tr>
      <w:tr>
        <w:trPr>
          <w:ins w:id="420025" w:author="Hossein Batebi" w:date="2026-09-27T00:00:00Z"/>
        </w:trPr>
        <w:tc>
          <w:tcPr>
            <w:tcW w:w="3000" w:type="dxa"/>
            <w:tcBorders>
              <w:top w:val="single" w:sz="4" w:space="0" w:color="B9B2C4"/>
              <w:bottom w:val="single" w:sz="2" w:space="0" w:color="E4E0EA"/>
            </w:tcBorders>
          </w:tcPr>
          <w:p>
            <w:pPr>
              <w:pStyle w:val="Normal"/>
              <w:spacing w:lineRule="auto" w:line="240" w:before="0" w:after="0"/>
              <w:rPr>
                <w:ins w:id="420027" w:author="Hossein Batebi" w:date="2026-09-27T00:00:00Z"/>
              </w:rPr>
            </w:pPr>
            <w:ins w:id="420026" w:author="Hossein Batebi" w:date="2026-09-27T00:00:00Z">
              <w:r>
                <w:rPr>
                  <w:rFonts w:eastAsia="Times New Roman" w:cs="Arial"/>
                  <w:sz w:val="17"/>
                  <w:szCs w:val="16"/>
                </w:rPr>
                <w:t xml:space="preserve">1</w:t>
              </w:r>
            </w:ins>
          </w:p>
        </w:tc>
        <w:tc>
          <w:tcPr>
            <w:tcW w:w="1300" w:type="dxa"/>
            <w:tcBorders>
              <w:top w:val="single" w:sz="4" w:space="0" w:color="B9B2C4"/>
              <w:bottom w:val="single" w:sz="2" w:space="0" w:color="E4E0EA"/>
            </w:tcBorders>
          </w:tcPr>
          <w:p>
            <w:pPr>
              <w:pStyle w:val="Normal"/>
              <w:spacing w:lineRule="auto" w:line="240" w:before="0" w:after="0"/>
              <w:rPr>
                <w:ins w:id="420029" w:author="Hossein Batebi" w:date="2026-09-27T00:00:00Z"/>
              </w:rPr>
            </w:pPr>
            <w:ins w:id="420028" w:author="Hossein Batebi" w:date="2026-09-27T00:00:00Z">
              <w:r>
                <w:rPr>
                  <w:rFonts w:eastAsia="Times New Roman" w:cs="Arial"/>
                  <w:sz w:val="17"/>
                  <w:szCs w:val="16"/>
                </w:rPr>
                <w:t xml:space="preserve">33</w:t>
              </w:r>
            </w:ins>
          </w:p>
        </w:tc>
        <w:tc>
          <w:tcPr>
            <w:tcW w:w="1900" w:type="dxa"/>
            <w:tcBorders>
              <w:top w:val="single" w:sz="4" w:space="0" w:color="B9B2C4"/>
              <w:bottom w:val="single" w:sz="2" w:space="0" w:color="E4E0EA"/>
            </w:tcBorders>
          </w:tcPr>
          <w:p>
            <w:pPr>
              <w:pStyle w:val="Normal"/>
              <w:spacing w:lineRule="auto" w:line="240" w:before="0" w:after="0"/>
              <w:rPr>
                <w:ins w:id="420031" w:author="Hossein Batebi" w:date="2026-09-27T00:00:00Z"/>
              </w:rPr>
            </w:pPr>
            <w:ins w:id="420030" w:author="Hossein Batebi" w:date="2026-09-27T00:00:00Z">
              <w:r>
                <w:rPr>
                  <w:rFonts w:eastAsia="Times New Roman" w:cs="Arial"/>
                  <w:sz w:val="17"/>
                  <w:szCs w:val="16"/>
                </w:rPr>
                <w:t xml:space="preserve">+0.026</w:t>
              </w:r>
            </w:ins>
          </w:p>
        </w:tc>
        <w:tc>
          <w:tcPr>
            <w:tcW w:w="1080" w:type="dxa"/>
            <w:tcBorders>
              <w:top w:val="single" w:sz="4" w:space="0" w:color="B9B2C4"/>
              <w:bottom w:val="single" w:sz="2" w:space="0" w:color="E4E0EA"/>
            </w:tcBorders>
          </w:tcPr>
          <w:p>
            <w:pPr>
              <w:pStyle w:val="Normal"/>
              <w:spacing w:lineRule="auto" w:line="240" w:before="0" w:after="0"/>
              <w:rPr>
                <w:ins w:id="420033" w:author="Hossein Batebi" w:date="2026-09-27T00:00:00Z"/>
              </w:rPr>
            </w:pPr>
            <w:ins w:id="420032" w:author="Hossein Batebi" w:date="2026-09-27T00:00:00Z">
              <w:r>
                <w:rPr>
                  <w:rFonts w:eastAsia="Times New Roman" w:cs="Arial"/>
                  <w:sz w:val="17"/>
                  <w:szCs w:val="16"/>
                </w:rPr>
                <w:t xml:space="preserve">0.015</w:t>
              </w:r>
            </w:ins>
          </w:p>
        </w:tc>
        <w:tc>
          <w:tcPr>
            <w:tcW w:w="2080" w:type="dxa"/>
            <w:tcBorders>
              <w:top w:val="single" w:sz="4" w:space="0" w:color="B9B2C4"/>
              <w:bottom w:val="single" w:sz="2" w:space="0" w:color="E4E0EA"/>
            </w:tcBorders>
          </w:tcPr>
          <w:p>
            <w:pPr>
              <w:pStyle w:val="Normal"/>
              <w:spacing w:lineRule="auto" w:line="240" w:before="0" w:after="0"/>
              <w:rPr>
                <w:ins w:id="420035" w:author="Hossein Batebi" w:date="2026-09-27T00:00:00Z"/>
              </w:rPr>
            </w:pPr>
            <w:ins w:id="420034" w:author="Hossein Batebi" w:date="2026-09-27T00:00:00Z">
              <w:r>
                <w:rPr>
                  <w:rFonts w:eastAsia="Times New Roman" w:cs="Arial"/>
                  <w:sz w:val="17"/>
                  <w:szCs w:val="16"/>
                </w:rPr>
                <w:t xml:space="preserve">+0.035 (P = 0.027) / 58.6% (P = 0.004)</w:t>
              </w:r>
            </w:ins>
          </w:p>
        </w:tc>
      </w:tr>
      <w:tr>
        <w:trPr>
          <w:ins w:id="420036" w:author="Hossein Batebi" w:date="2026-09-27T00:00:00Z"/>
        </w:trPr>
        <w:tc>
          <w:tcPr>
            <w:tcW w:w="3000" w:type="dxa"/>
            <w:tcBorders>
              <w:top w:val="single" w:sz="4" w:space="0" w:color="B9B2C4"/>
              <w:bottom w:val="single" w:sz="2" w:space="0" w:color="E4E0EA"/>
            </w:tcBorders>
          </w:tcPr>
          <w:p>
            <w:pPr>
              <w:pStyle w:val="Normal"/>
              <w:spacing w:lineRule="auto" w:line="240" w:before="0" w:after="0"/>
              <w:rPr>
                <w:ins w:id="420038" w:author="Hossein Batebi" w:date="2026-09-27T00:00:00Z"/>
              </w:rPr>
            </w:pPr>
            <w:ins w:id="420037" w:author="Hossein Batebi" w:date="2026-09-27T00:00:00Z">
              <w:r>
                <w:rPr>
                  <w:rFonts w:eastAsia="Times New Roman" w:cs="Arial"/>
                  <w:sz w:val="17"/>
                  <w:szCs w:val="16"/>
                </w:rPr>
                <w:t xml:space="preserve">2</w:t>
              </w:r>
            </w:ins>
          </w:p>
        </w:tc>
        <w:tc>
          <w:tcPr>
            <w:tcW w:w="1300" w:type="dxa"/>
            <w:tcBorders>
              <w:top w:val="single" w:sz="4" w:space="0" w:color="B9B2C4"/>
              <w:bottom w:val="single" w:sz="2" w:space="0" w:color="E4E0EA"/>
            </w:tcBorders>
          </w:tcPr>
          <w:p>
            <w:pPr>
              <w:pStyle w:val="Normal"/>
              <w:spacing w:lineRule="auto" w:line="240" w:before="0" w:after="0"/>
              <w:rPr>
                <w:ins w:id="420040" w:author="Hossein Batebi" w:date="2026-09-27T00:00:00Z"/>
              </w:rPr>
            </w:pPr>
            <w:ins w:id="420039" w:author="Hossein Batebi" w:date="2026-09-27T00:00:00Z">
              <w:r>
                <w:rPr>
                  <w:rFonts w:eastAsia="Times New Roman" w:cs="Arial"/>
                  <w:sz w:val="17"/>
                  <w:szCs w:val="16"/>
                </w:rPr>
                <w:t xml:space="preserve">32</w:t>
              </w:r>
            </w:ins>
          </w:p>
        </w:tc>
        <w:tc>
          <w:tcPr>
            <w:tcW w:w="1900" w:type="dxa"/>
            <w:tcBorders>
              <w:top w:val="single" w:sz="4" w:space="0" w:color="B9B2C4"/>
              <w:bottom w:val="single" w:sz="2" w:space="0" w:color="E4E0EA"/>
            </w:tcBorders>
          </w:tcPr>
          <w:p>
            <w:pPr>
              <w:pStyle w:val="Normal"/>
              <w:spacing w:lineRule="auto" w:line="240" w:before="0" w:after="0"/>
              <w:rPr>
                <w:ins w:id="420042" w:author="Hossein Batebi" w:date="2026-09-27T00:00:00Z"/>
              </w:rPr>
            </w:pPr>
            <w:ins w:id="420041" w:author="Hossein Batebi" w:date="2026-09-27T00:00:00Z">
              <w:r>
                <w:rPr>
                  <w:rFonts w:eastAsia="Times New Roman" w:cs="Arial"/>
                  <w:sz w:val="17"/>
                  <w:szCs w:val="16"/>
                </w:rPr>
                <w:t xml:space="preserve">+0.017</w:t>
              </w:r>
            </w:ins>
          </w:p>
        </w:tc>
        <w:tc>
          <w:tcPr>
            <w:tcW w:w="1080" w:type="dxa"/>
            <w:tcBorders>
              <w:top w:val="single" w:sz="4" w:space="0" w:color="B9B2C4"/>
              <w:bottom w:val="single" w:sz="2" w:space="0" w:color="E4E0EA"/>
            </w:tcBorders>
          </w:tcPr>
          <w:p>
            <w:pPr>
              <w:pStyle w:val="Normal"/>
              <w:spacing w:lineRule="auto" w:line="240" w:before="0" w:after="0"/>
              <w:rPr>
                <w:ins w:id="420044" w:author="Hossein Batebi" w:date="2026-09-27T00:00:00Z"/>
              </w:rPr>
            </w:pPr>
            <w:ins w:id="420043" w:author="Hossein Batebi" w:date="2026-09-27T00:00:00Z">
              <w:r>
                <w:rPr>
                  <w:rFonts w:eastAsia="Times New Roman" w:cs="Arial"/>
                  <w:sz w:val="17"/>
                  <w:szCs w:val="16"/>
                </w:rPr>
                <w:t xml:space="preserve">0.016</w:t>
              </w:r>
            </w:ins>
          </w:p>
        </w:tc>
        <w:tc>
          <w:tcPr>
            <w:tcW w:w="2080" w:type="dxa"/>
            <w:tcBorders>
              <w:top w:val="single" w:sz="4" w:space="0" w:color="B9B2C4"/>
              <w:bottom w:val="single" w:sz="2" w:space="0" w:color="E4E0EA"/>
            </w:tcBorders>
          </w:tcPr>
          <w:p>
            <w:pPr>
              <w:pStyle w:val="Normal"/>
              <w:spacing w:lineRule="auto" w:line="240" w:before="0" w:after="0"/>
              <w:rPr>
                <w:ins w:id="420046" w:author="Hossein Batebi" w:date="2026-09-27T00:00:00Z"/>
              </w:rPr>
            </w:pPr>
            <w:ins w:id="420045" w:author="Hossein Batebi" w:date="2026-09-27T00:00:00Z">
              <w:r>
                <w:rPr>
                  <w:rFonts w:eastAsia="Times New Roman" w:cs="Arial"/>
                  <w:sz w:val="17"/>
                  <w:szCs w:val="16"/>
                </w:rPr>
                <w:t xml:space="preserve">+0.023 (P = 0.031) / 58.8% (P = 0.003)</w:t>
              </w:r>
            </w:ins>
          </w:p>
        </w:tc>
      </w:tr>
      <w:tr>
        <w:trPr>
          <w:ins w:id="420047" w:author="Hossein Batebi" w:date="2026-09-27T00:00:00Z"/>
        </w:trPr>
        <w:tc>
          <w:tcPr>
            <w:tcW w:w="3000" w:type="dxa"/>
            <w:tcBorders>
              <w:top w:val="single" w:sz="4" w:space="0" w:color="B9B2C4"/>
              <w:bottom w:val="single" w:sz="2" w:space="0" w:color="E4E0EA"/>
            </w:tcBorders>
          </w:tcPr>
          <w:p>
            <w:pPr>
              <w:pStyle w:val="Normal"/>
              <w:spacing w:lineRule="auto" w:line="240" w:before="0" w:after="0"/>
              <w:rPr>
                <w:ins w:id="420049" w:author="Hossein Batebi" w:date="2026-09-27T00:00:00Z"/>
              </w:rPr>
            </w:pPr>
            <w:ins w:id="420048" w:author="Hossein Batebi" w:date="2026-09-27T00:00:00Z">
              <w:r>
                <w:rPr>
                  <w:rFonts w:eastAsia="Times New Roman" w:cs="Arial"/>
                  <w:sz w:val="17"/>
                  <w:szCs w:val="16"/>
                </w:rPr>
                <w:t xml:space="preserve">3</w:t>
              </w:r>
            </w:ins>
          </w:p>
        </w:tc>
        <w:tc>
          <w:tcPr>
            <w:tcW w:w="1300" w:type="dxa"/>
            <w:tcBorders>
              <w:top w:val="single" w:sz="4" w:space="0" w:color="B9B2C4"/>
              <w:bottom w:val="single" w:sz="2" w:space="0" w:color="E4E0EA"/>
            </w:tcBorders>
          </w:tcPr>
          <w:p>
            <w:pPr>
              <w:pStyle w:val="Normal"/>
              <w:spacing w:lineRule="auto" w:line="240" w:before="0" w:after="0"/>
              <w:rPr>
                <w:ins w:id="420051" w:author="Hossein Batebi" w:date="2026-09-27T00:00:00Z"/>
              </w:rPr>
            </w:pPr>
            <w:ins w:id="420050" w:author="Hossein Batebi" w:date="2026-09-27T00:00:00Z">
              <w:r>
                <w:rPr>
                  <w:rFonts w:eastAsia="Times New Roman" w:cs="Arial"/>
                  <w:sz w:val="17"/>
                  <w:szCs w:val="16"/>
                </w:rPr>
                <w:t xml:space="preserve">31</w:t>
              </w:r>
            </w:ins>
          </w:p>
        </w:tc>
        <w:tc>
          <w:tcPr>
            <w:tcW w:w="1900" w:type="dxa"/>
            <w:tcBorders>
              <w:top w:val="single" w:sz="4" w:space="0" w:color="B9B2C4"/>
              <w:bottom w:val="single" w:sz="2" w:space="0" w:color="E4E0EA"/>
            </w:tcBorders>
          </w:tcPr>
          <w:p>
            <w:pPr>
              <w:pStyle w:val="Normal"/>
              <w:spacing w:lineRule="auto" w:line="240" w:before="0" w:after="0"/>
              <w:rPr>
                <w:ins w:id="420053" w:author="Hossein Batebi" w:date="2026-09-27T00:00:00Z"/>
              </w:rPr>
            </w:pPr>
            <w:ins w:id="420052" w:author="Hossein Batebi" w:date="2026-09-27T00:00:00Z">
              <w:r>
                <w:rPr>
                  <w:rFonts w:eastAsia="Times New Roman" w:cs="Arial"/>
                  <w:sz w:val="17"/>
                  <w:szCs w:val="16"/>
                </w:rPr>
                <w:t xml:space="preserve">+0.011</w:t>
              </w:r>
            </w:ins>
          </w:p>
        </w:tc>
        <w:tc>
          <w:tcPr>
            <w:tcW w:w="1080" w:type="dxa"/>
            <w:tcBorders>
              <w:top w:val="single" w:sz="4" w:space="0" w:color="B9B2C4"/>
              <w:bottom w:val="single" w:sz="2" w:space="0" w:color="E4E0EA"/>
            </w:tcBorders>
          </w:tcPr>
          <w:p>
            <w:pPr>
              <w:pStyle w:val="Normal"/>
              <w:spacing w:lineRule="auto" w:line="240" w:before="0" w:after="0"/>
              <w:rPr>
                <w:ins w:id="420055" w:author="Hossein Batebi" w:date="2026-09-27T00:00:00Z"/>
              </w:rPr>
            </w:pPr>
            <w:ins w:id="420054" w:author="Hossein Batebi" w:date="2026-09-27T00:00:00Z">
              <w:r>
                <w:rPr>
                  <w:rFonts w:eastAsia="Times New Roman" w:cs="Arial"/>
                  <w:sz w:val="17"/>
                  <w:szCs w:val="16"/>
                </w:rPr>
                <w:t xml:space="preserve">0.029</w:t>
              </w:r>
            </w:ins>
          </w:p>
        </w:tc>
        <w:tc>
          <w:tcPr>
            <w:tcW w:w="2080" w:type="dxa"/>
            <w:tcBorders>
              <w:top w:val="single" w:sz="4" w:space="0" w:color="B9B2C4"/>
              <w:bottom w:val="single" w:sz="2" w:space="0" w:color="E4E0EA"/>
            </w:tcBorders>
          </w:tcPr>
          <w:p>
            <w:pPr>
              <w:pStyle w:val="Normal"/>
              <w:spacing w:lineRule="auto" w:line="240" w:before="0" w:after="0"/>
              <w:rPr>
                <w:ins w:id="420057" w:author="Hossein Batebi" w:date="2026-09-27T00:00:00Z"/>
              </w:rPr>
            </w:pPr>
            <w:ins w:id="420056" w:author="Hossein Batebi" w:date="2026-09-27T00:00:00Z">
              <w:r>
                <w:rPr>
                  <w:rFonts w:eastAsia="Times New Roman" w:cs="Arial"/>
                  <w:sz w:val="17"/>
                  <w:szCs w:val="16"/>
                </w:rPr>
                <w:t xml:space="preserve">+0.015 (P = 0.042) / 57.6% (P = 0.005)</w:t>
              </w:r>
            </w:ins>
          </w:p>
        </w:tc>
      </w:tr>
      <w:tr>
        <w:trPr>
          <w:ins w:id="420058" w:author="Hossein Batebi" w:date="2026-09-27T00:00:00Z"/>
        </w:trPr>
        <w:tc>
          <w:tcPr>
            <w:tcW w:w="3000" w:type="dxa"/>
            <w:tcBorders>
              <w:top w:val="single" w:sz="4" w:space="0" w:color="B9B2C4"/>
              <w:bottom w:val="single" w:sz="2" w:space="0" w:color="E4E0EA"/>
            </w:tcBorders>
          </w:tcPr>
          <w:p>
            <w:pPr>
              <w:pStyle w:val="Normal"/>
              <w:spacing w:lineRule="auto" w:line="240" w:before="0" w:after="0"/>
              <w:rPr>
                <w:ins w:id="420060" w:author="Hossein Batebi" w:date="2026-09-27T00:00:00Z"/>
              </w:rPr>
            </w:pPr>
            <w:ins w:id="420059" w:author="Hossein Batebi" w:date="2026-09-27T00:00:00Z">
              <w:r>
                <w:rPr>
                  <w:rFonts w:eastAsia="Times New Roman" w:cs="Arial"/>
                  <w:sz w:val="17"/>
                  <w:szCs w:val="16"/>
                </w:rPr>
                <w:t xml:space="preserve">4</w:t>
              </w:r>
            </w:ins>
          </w:p>
        </w:tc>
        <w:tc>
          <w:tcPr>
            <w:tcW w:w="1300" w:type="dxa"/>
            <w:tcBorders>
              <w:top w:val="single" w:sz="4" w:space="0" w:color="B9B2C4"/>
              <w:bottom w:val="single" w:sz="2" w:space="0" w:color="E4E0EA"/>
            </w:tcBorders>
          </w:tcPr>
          <w:p>
            <w:pPr>
              <w:pStyle w:val="Normal"/>
              <w:spacing w:lineRule="auto" w:line="240" w:before="0" w:after="0"/>
              <w:rPr>
                <w:ins w:id="420062" w:author="Hossein Batebi" w:date="2026-09-27T00:00:00Z"/>
              </w:rPr>
            </w:pPr>
            <w:ins w:id="420061" w:author="Hossein Batebi" w:date="2026-09-27T00:00:00Z">
              <w:r>
                <w:rPr>
                  <w:rFonts w:eastAsia="Times New Roman" w:cs="Arial"/>
                  <w:sz w:val="17"/>
                  <w:szCs w:val="16"/>
                </w:rPr>
                <w:t xml:space="preserve">30</w:t>
              </w:r>
            </w:ins>
          </w:p>
        </w:tc>
        <w:tc>
          <w:tcPr>
            <w:tcW w:w="1900" w:type="dxa"/>
            <w:tcBorders>
              <w:top w:val="single" w:sz="4" w:space="0" w:color="B9B2C4"/>
              <w:bottom w:val="single" w:sz="2" w:space="0" w:color="E4E0EA"/>
            </w:tcBorders>
          </w:tcPr>
          <w:p>
            <w:pPr>
              <w:pStyle w:val="Normal"/>
              <w:spacing w:lineRule="auto" w:line="240" w:before="0" w:after="0"/>
              <w:rPr>
                <w:ins w:id="420064" w:author="Hossein Batebi" w:date="2026-09-27T00:00:00Z"/>
              </w:rPr>
            </w:pPr>
            <w:ins w:id="420063" w:author="Hossein Batebi" w:date="2026-09-27T00:00:00Z">
              <w:r>
                <w:rPr>
                  <w:rFonts w:eastAsia="Times New Roman" w:cs="Arial"/>
                  <w:sz w:val="17"/>
                  <w:szCs w:val="16"/>
                </w:rPr>
                <w:t xml:space="preserve">+0.004</w:t>
              </w:r>
            </w:ins>
          </w:p>
        </w:tc>
        <w:tc>
          <w:tcPr>
            <w:tcW w:w="1080" w:type="dxa"/>
            <w:tcBorders>
              <w:top w:val="single" w:sz="4" w:space="0" w:color="B9B2C4"/>
              <w:bottom w:val="single" w:sz="2" w:space="0" w:color="E4E0EA"/>
            </w:tcBorders>
          </w:tcPr>
          <w:p>
            <w:pPr>
              <w:pStyle w:val="Normal"/>
              <w:spacing w:lineRule="auto" w:line="240" w:before="0" w:after="0"/>
              <w:rPr>
                <w:ins w:id="420066" w:author="Hossein Batebi" w:date="2026-09-27T00:00:00Z"/>
              </w:rPr>
            </w:pPr>
            <w:ins w:id="420065" w:author="Hossein Batebi" w:date="2026-09-27T00:00:00Z">
              <w:r>
                <w:rPr>
                  <w:rFonts w:eastAsia="Times New Roman" w:cs="Arial"/>
                  <w:sz w:val="17"/>
                  <w:szCs w:val="16"/>
                </w:rPr>
                <w:t xml:space="preserve">0.048</w:t>
              </w:r>
            </w:ins>
          </w:p>
        </w:tc>
        <w:tc>
          <w:tcPr>
            <w:tcW w:w="2080" w:type="dxa"/>
            <w:tcBorders>
              <w:top w:val="single" w:sz="4" w:space="0" w:color="B9B2C4"/>
              <w:bottom w:val="single" w:sz="2" w:space="0" w:color="E4E0EA"/>
            </w:tcBorders>
          </w:tcPr>
          <w:p>
            <w:pPr>
              <w:pStyle w:val="Normal"/>
              <w:spacing w:lineRule="auto" w:line="240" w:before="0" w:after="0"/>
              <w:rPr>
                <w:ins w:id="420068" w:author="Hossein Batebi" w:date="2026-09-27T00:00:00Z"/>
              </w:rPr>
            </w:pPr>
            <w:ins w:id="420067" w:author="Hossein Batebi" w:date="2026-09-27T00:00:00Z">
              <w:r>
                <w:rPr>
                  <w:rFonts w:eastAsia="Times New Roman" w:cs="Arial"/>
                  <w:sz w:val="17"/>
                  <w:szCs w:val="16"/>
                </w:rPr>
                <w:t xml:space="preserve">+0.008 (P = 0.084) / 56.3% (P = 0.015)</w:t>
              </w:r>
            </w:ins>
          </w:p>
        </w:tc>
      </w:tr>
      <w:tr>
        <w:trPr>
          <w:ins w:id="420069" w:author="Hossein Batebi" w:date="2026-09-27T00:00:00Z"/>
        </w:trPr>
        <w:tc>
          <w:tcPr>
            <w:tcW w:w="3000" w:type="dxa"/>
            <w:tcBorders>
              <w:top w:val="single" w:sz="4" w:space="0" w:color="B9B2C4"/>
              <w:bottom w:val="single" w:sz="2" w:space="0" w:color="E4E0EA"/>
            </w:tcBorders>
          </w:tcPr>
          <w:p>
            <w:pPr>
              <w:pStyle w:val="Normal"/>
              <w:spacing w:lineRule="auto" w:line="240" w:before="0" w:after="0"/>
              <w:rPr>
                <w:ins w:id="420071" w:author="Hossein Batebi" w:date="2026-09-27T00:00:00Z"/>
              </w:rPr>
            </w:pPr>
            <w:ins w:id="420070" w:author="Hossein Batebi" w:date="2026-09-27T00:00:00Z">
              <w:r>
                <w:rPr>
                  <w:rFonts w:eastAsia="Times New Roman" w:cs="Arial"/>
                  <w:sz w:val="17"/>
                  <w:szCs w:val="16"/>
                </w:rPr>
                <w:t xml:space="preserve">5</w:t>
              </w:r>
            </w:ins>
          </w:p>
        </w:tc>
        <w:tc>
          <w:tcPr>
            <w:tcW w:w="1300" w:type="dxa"/>
            <w:tcBorders>
              <w:top w:val="single" w:sz="4" w:space="0" w:color="B9B2C4"/>
              <w:bottom w:val="single" w:sz="2" w:space="0" w:color="E4E0EA"/>
            </w:tcBorders>
          </w:tcPr>
          <w:p>
            <w:pPr>
              <w:pStyle w:val="Normal"/>
              <w:spacing w:lineRule="auto" w:line="240" w:before="0" w:after="0"/>
              <w:rPr>
                <w:ins w:id="420073" w:author="Hossein Batebi" w:date="2026-09-27T00:00:00Z"/>
              </w:rPr>
            </w:pPr>
            <w:ins w:id="420072" w:author="Hossein Batebi" w:date="2026-09-27T00:00:00Z">
              <w:r>
                <w:rPr>
                  <w:rFonts w:eastAsia="Times New Roman" w:cs="Arial"/>
                  <w:sz w:val="17"/>
                  <w:szCs w:val="16"/>
                </w:rPr>
                <w:t xml:space="preserve">29</w:t>
              </w:r>
            </w:ins>
          </w:p>
        </w:tc>
        <w:tc>
          <w:tcPr>
            <w:tcW w:w="1900" w:type="dxa"/>
            <w:tcBorders>
              <w:top w:val="single" w:sz="4" w:space="0" w:color="B9B2C4"/>
              <w:bottom w:val="single" w:sz="2" w:space="0" w:color="E4E0EA"/>
            </w:tcBorders>
          </w:tcPr>
          <w:p>
            <w:pPr>
              <w:pStyle w:val="Normal"/>
              <w:spacing w:lineRule="auto" w:line="240" w:before="0" w:after="0"/>
              <w:rPr>
                <w:ins w:id="420075" w:author="Hossein Batebi" w:date="2026-09-27T00:00:00Z"/>
              </w:rPr>
            </w:pPr>
            <w:ins w:id="420074" w:author="Hossein Batebi" w:date="2026-09-27T00:00:00Z">
              <w:r>
                <w:rPr>
                  <w:rFonts w:eastAsia="Times New Roman" w:cs="Arial"/>
                  <w:sz w:val="17"/>
                  <w:szCs w:val="16"/>
                </w:rPr>
                <w:t xml:space="preserve">-0.001</w:t>
              </w:r>
            </w:ins>
          </w:p>
        </w:tc>
        <w:tc>
          <w:tcPr>
            <w:tcW w:w="1080" w:type="dxa"/>
            <w:tcBorders>
              <w:top w:val="single" w:sz="4" w:space="0" w:color="B9B2C4"/>
              <w:bottom w:val="single" w:sz="2" w:space="0" w:color="E4E0EA"/>
            </w:tcBorders>
          </w:tcPr>
          <w:p>
            <w:pPr>
              <w:pStyle w:val="Normal"/>
              <w:spacing w:lineRule="auto" w:line="240" w:before="0" w:after="0"/>
              <w:rPr>
                <w:ins w:id="420077" w:author="Hossein Batebi" w:date="2026-09-27T00:00:00Z"/>
              </w:rPr>
            </w:pPr>
            <w:ins w:id="420076" w:author="Hossein Batebi" w:date="2026-09-27T00:00:00Z">
              <w:r>
                <w:rPr>
                  <w:rFonts w:eastAsia="Times New Roman" w:cs="Arial"/>
                  <w:sz w:val="17"/>
                  <w:szCs w:val="16"/>
                </w:rPr>
                <w:t xml:space="preserve">0.075</w:t>
              </w:r>
            </w:ins>
          </w:p>
        </w:tc>
        <w:tc>
          <w:tcPr>
            <w:tcW w:w="2080" w:type="dxa"/>
            <w:tcBorders>
              <w:top w:val="single" w:sz="4" w:space="0" w:color="B9B2C4"/>
              <w:bottom w:val="single" w:sz="2" w:space="0" w:color="E4E0EA"/>
            </w:tcBorders>
          </w:tcPr>
          <w:p>
            <w:pPr>
              <w:pStyle w:val="Normal"/>
              <w:spacing w:lineRule="auto" w:line="240" w:before="0" w:after="0"/>
              <w:rPr>
                <w:ins w:id="420079" w:author="Hossein Batebi" w:date="2026-09-27T00:00:00Z"/>
              </w:rPr>
            </w:pPr>
            <w:ins w:id="420078" w:author="Hossein Batebi" w:date="2026-09-27T00:00:00Z">
              <w:r>
                <w:rPr>
                  <w:rFonts w:eastAsia="Times New Roman" w:cs="Arial"/>
                  <w:sz w:val="17"/>
                  <w:szCs w:val="16"/>
                </w:rPr>
                <w:t xml:space="preserve">not computed beyond this point</w:t>
              </w:r>
            </w:ins>
          </w:p>
        </w:tc>
      </w:tr>
    </w:tbl>
    <w:p>
      <w:pPr>
        <w:pStyle w:val="Normal"/>
        <w:spacing w:lineRule="exact" w:line="290" w:before="0" w:after="80"/>
        <w:jc w:val="both"/>
        <w:rPr>
          <w:ins w:id="420081" w:author="Hossein Batebi" w:date="2026-09-27T00:00:00Z"/>
        </w:rPr>
      </w:pPr>
      <w:ins w:id="420080" w:author="Hossein Batebi" w:date="2026-09-27T00:00:00Z">
        <w:r>
          <w:rPr>
            <w:rFonts w:ascii="Arial" w:hAnsi="Arial" w:eastAsia="Arial"/>
          </w:rPr>
          <w:t xml:space="preserve">A construct explanation of the within-receptor result would have to apply to at least five of the 34 receptors and remove their margin entirely. Source Data S18.</w:t>
        </w:r>
      </w:ins>
    </w:p>
    <w:p>
      <w:pPr>
        <w:pStyle w:val="Normal"/>
        <w:spacing w:lineRule="exact" w:line="290" w:before="0" w:after="80"/>
        <w:jc w:val="both"/>
        <w:rPr>
          <w:ins w:id="520002" w:author="Hossein Batebi" w:date="2026-09-27T00:00:00Z"/>
        </w:rPr>
      </w:pPr>
      <w:ins w:id="520001" w:author="Hossein Batebi" w:date="2026-09-27T00:00:00Z">
        <w:r>
          <w:rPr>
            <w:rFonts w:ascii="Arial" w:hAnsi="Arial" w:eastAsia="Arial"/>
          </w:rPr>
          <w:t xml:space="preserve">Stabiliser annotation of the within-receptor set. Antibody-fragment, nanobody, mini-G, chimera and fusion identity were extracted from the polymer entity descriptions of the deposited mmCIF records of all 72 within-receptor units and classified by pattern match; the annotation and the classifier are in Source Data S18. Across the 72 units, 45 declare scFv16, 16 declare Nb35, 10 declare another nanobody, five declare another Fab or single-chain fragment and eight declare no antibody, nanobody or Fab entity; nine declare a mini-G or G protein chimera and ten a fusion tag. A receptor is called stabiliser-matched when its captured-class endpoints carry an identical stabiliser annotation. Eight receptors meet that definition and all eight are Gi/o + Gq/11 pairs sharing scFv16, which is the configuration the construct argument predicts. Permutation P values are one-sided, from 2,000 within-receptor label permutations on the receptors in each stratum.</w:t>
        </w:r>
      </w:ins>
    </w:p>
    <w:tbl>
      <w:tblPr>
        <w:tblW w:w="9360" w:type="dxa"/>
        <w:jc w:val="left"/>
        <w:tblInd w:w="0" w:type="dxa"/>
        <w:tblLayout w:type="fixed"/>
        <w:tblCellMar>
          <w:top w:w="50" w:type="dxa"/>
          <w:left w:w="90" w:type="dxa"/>
          <w:bottom w:w="50" w:type="dxa"/>
          <w:right w:w="90" w:type="dxa"/>
        </w:tblCellMar>
      </w:tblPr>
      <w:tblGrid>
        <w:gridCol w:w="2700"/>
        <w:gridCol w:w="1200"/>
        <w:gridCol w:w="1000"/>
        <w:gridCol w:w="2230"/>
        <w:gridCol w:w="2230"/>
      </w:tblGrid>
      <w:tr>
        <w:trPr>
          <w:tblHeader w:val="true"/>
          <w:ins w:id="520003" w:author="Hossein Batebi" w:date="2026-09-27T00:00:00Z"/>
        </w:trPr>
        <w:tc>
          <w:tcPr>
            <w:tcW w:w="2700" w:type="dxa"/>
            <w:tcBorders>
              <w:top w:val="single" w:sz="4" w:space="0" w:color="B9B2C4"/>
              <w:bottom w:val="single" w:sz="2" w:space="0" w:color="E4E0EA"/>
            </w:tcBorders>
            <w:shd w:fill="F2EEF4" w:val="clear"/>
          </w:tcPr>
          <w:p>
            <w:pPr>
              <w:pStyle w:val="Normal"/>
              <w:spacing w:lineRule="auto" w:line="240" w:before="0" w:after="0"/>
              <w:rPr>
                <w:ins w:id="520005" w:author="Hossein Batebi" w:date="2026-09-27T00:00:00Z"/>
              </w:rPr>
            </w:pPr>
            <w:ins w:id="520004" w:author="Hossein Batebi" w:date="2026-09-27T00:00:00Z">
              <w:r>
                <w:rPr>
                  <w:rFonts w:eastAsia="Times New Roman" w:cs="Arial"/>
                  <w:b/>
                  <w:bCs/>
                  <w:sz w:val="17"/>
                  <w:szCs w:val="16"/>
                </w:rPr>
                <w:t xml:space="preserve">Stabiliser stratum</w:t>
              </w:r>
            </w:ins>
          </w:p>
        </w:tc>
        <w:tc>
          <w:tcPr>
            <w:tcW w:w="1200" w:type="dxa"/>
            <w:tcBorders>
              <w:top w:val="single" w:sz="4" w:space="0" w:color="B9B2C4"/>
              <w:bottom w:val="single" w:sz="2" w:space="0" w:color="E4E0EA"/>
            </w:tcBorders>
            <w:shd w:fill="F2EEF4" w:val="clear"/>
          </w:tcPr>
          <w:p>
            <w:pPr>
              <w:pStyle w:val="Normal"/>
              <w:spacing w:lineRule="auto" w:line="240" w:before="0" w:after="0"/>
              <w:rPr>
                <w:ins w:id="520007" w:author="Hossein Batebi" w:date="2026-09-27T00:00:00Z"/>
              </w:rPr>
            </w:pPr>
            <w:ins w:id="520006" w:author="Hossein Batebi" w:date="2026-09-27T00:00:00Z">
              <w:r>
                <w:rPr>
                  <w:rFonts w:eastAsia="Times New Roman" w:cs="Arial"/>
                  <w:b/>
                  <w:bCs/>
                  <w:sz w:val="17"/>
                  <w:szCs w:val="16"/>
                </w:rPr>
                <w:t xml:space="preserve">Receptors</w:t>
              </w:r>
            </w:ins>
          </w:p>
        </w:tc>
        <w:tc>
          <w:tcPr>
            <w:tcW w:w="1000" w:type="dxa"/>
            <w:tcBorders>
              <w:top w:val="single" w:sz="4" w:space="0" w:color="B9B2C4"/>
              <w:bottom w:val="single" w:sz="2" w:space="0" w:color="E4E0EA"/>
            </w:tcBorders>
            <w:shd w:fill="F2EEF4" w:val="clear"/>
          </w:tcPr>
          <w:p>
            <w:pPr>
              <w:pStyle w:val="Normal"/>
              <w:spacing w:lineRule="auto" w:line="240" w:before="0" w:after="0"/>
              <w:rPr>
                <w:ins w:id="520009" w:author="Hossein Batebi" w:date="2026-09-27T00:00:00Z"/>
              </w:rPr>
            </w:pPr>
            <w:ins w:id="520008" w:author="Hossein Batebi" w:date="2026-09-27T00:00:00Z">
              <w:r>
                <w:rPr>
                  <w:rFonts w:eastAsia="Times New Roman" w:cs="Arial"/>
                  <w:b/>
                  <w:bCs/>
                  <w:sz w:val="17"/>
                  <w:szCs w:val="16"/>
                </w:rPr>
                <w:t xml:space="preserve">Units</w:t>
              </w:r>
            </w:ins>
          </w:p>
        </w:tc>
        <w:tc>
          <w:tcPr>
            <w:tcW w:w="2230" w:type="dxa"/>
            <w:tcBorders>
              <w:top w:val="single" w:sz="4" w:space="0" w:color="B9B2C4"/>
              <w:bottom w:val="single" w:sz="2" w:space="0" w:color="E4E0EA"/>
            </w:tcBorders>
            <w:shd w:fill="F2EEF4" w:val="clear"/>
          </w:tcPr>
          <w:p>
            <w:pPr>
              <w:pStyle w:val="Normal"/>
              <w:spacing w:lineRule="auto" w:line="240" w:before="0" w:after="0"/>
              <w:rPr>
                <w:ins w:id="520011" w:author="Hossein Batebi" w:date="2026-09-27T00:00:00Z"/>
              </w:rPr>
            </w:pPr>
            <w:ins w:id="520010" w:author="Hossein Batebi" w:date="2026-09-27T00:00:00Z">
              <w:r>
                <w:rPr>
                  <w:rFonts w:eastAsia="Times New Roman" w:cs="Arial"/>
                  <w:b/>
                  <w:bCs/>
                  <w:sz w:val="17"/>
                  <w:szCs w:val="16"/>
                </w:rPr>
                <w:t xml:space="preserve">Coordinate-only margin (P)</w:t>
              </w:r>
            </w:ins>
          </w:p>
        </w:tc>
        <w:tc>
          <w:tcPr>
            <w:tcW w:w="2230" w:type="dxa"/>
            <w:tcBorders>
              <w:top w:val="single" w:sz="4" w:space="0" w:color="B9B2C4"/>
              <w:bottom w:val="single" w:sz="2" w:space="0" w:color="E4E0EA"/>
            </w:tcBorders>
            <w:shd w:fill="F2EEF4" w:val="clear"/>
          </w:tcPr>
          <w:p>
            <w:pPr>
              <w:pStyle w:val="Normal"/>
              <w:spacing w:lineRule="auto" w:line="240" w:before="0" w:after="0"/>
              <w:rPr>
                <w:ins w:id="520013" w:author="Hossein Batebi" w:date="2026-09-27T00:00:00Z"/>
              </w:rPr>
            </w:pPr>
            <w:ins w:id="520012" w:author="Hossein Batebi" w:date="2026-09-27T00:00:00Z">
              <w:r>
                <w:rPr>
                  <w:rFonts w:eastAsia="Times New Roman" w:cs="Arial"/>
                  <w:b/>
                  <w:bCs/>
                  <w:sz w:val="17"/>
                  <w:szCs w:val="16"/>
                </w:rPr>
                <w:t xml:space="preserve">Archived margin (P)</w:t>
              </w:r>
            </w:ins>
          </w:p>
        </w:tc>
      </w:tr>
      <w:tr>
        <w:trPr>
          <w:ins w:id="520014" w:author="Hossein Batebi" w:date="2026-09-27T00:00:00Z"/>
        </w:trPr>
        <w:tc>
          <w:tcPr>
            <w:tcW w:w="2700" w:type="dxa"/>
            <w:tcBorders>
              <w:top w:val="single" w:sz="4" w:space="0" w:color="B9B2C4"/>
              <w:bottom w:val="single" w:sz="2" w:space="0" w:color="E4E0EA"/>
            </w:tcBorders>
          </w:tcPr>
          <w:p>
            <w:pPr>
              <w:pStyle w:val="Normal"/>
              <w:spacing w:lineRule="auto" w:line="240" w:before="0" w:after="0"/>
              <w:rPr>
                <w:ins w:id="520016" w:author="Hossein Batebi" w:date="2026-09-27T00:00:00Z"/>
              </w:rPr>
            </w:pPr>
            <w:ins w:id="520015" w:author="Hossein Batebi" w:date="2026-09-27T00:00:00Z">
              <w:r>
                <w:rPr>
                  <w:rFonts w:eastAsia="Times New Roman" w:cs="Arial"/>
                  <w:sz w:val="17"/>
                  <w:szCs w:val="16"/>
                </w:rPr>
                <w:t xml:space="preserve">All eligible receptors</w:t>
              </w:r>
            </w:ins>
          </w:p>
        </w:tc>
        <w:tc>
          <w:tcPr>
            <w:tcW w:w="1200" w:type="dxa"/>
            <w:tcBorders>
              <w:top w:val="single" w:sz="4" w:space="0" w:color="B9B2C4"/>
              <w:bottom w:val="single" w:sz="2" w:space="0" w:color="E4E0EA"/>
            </w:tcBorders>
          </w:tcPr>
          <w:p>
            <w:pPr>
              <w:pStyle w:val="Normal"/>
              <w:spacing w:lineRule="auto" w:line="240" w:before="0" w:after="0"/>
              <w:rPr>
                <w:ins w:id="520018" w:author="Hossein Batebi" w:date="2026-09-27T00:00:00Z"/>
              </w:rPr>
            </w:pPr>
            <w:ins w:id="520017" w:author="Hossein Batebi" w:date="2026-09-27T00:00:00Z">
              <w:r>
                <w:rPr>
                  <w:rFonts w:eastAsia="Times New Roman" w:cs="Arial"/>
                  <w:sz w:val="17"/>
                  <w:szCs w:val="16"/>
                </w:rPr>
                <w:t xml:space="preserve">34</w:t>
              </w:r>
            </w:ins>
          </w:p>
        </w:tc>
        <w:tc>
          <w:tcPr>
            <w:tcW w:w="1000" w:type="dxa"/>
            <w:tcBorders>
              <w:top w:val="single" w:sz="4" w:space="0" w:color="B9B2C4"/>
              <w:bottom w:val="single" w:sz="2" w:space="0" w:color="E4E0EA"/>
            </w:tcBorders>
          </w:tcPr>
          <w:p>
            <w:pPr>
              <w:pStyle w:val="Normal"/>
              <w:spacing w:lineRule="auto" w:line="240" w:before="0" w:after="0"/>
              <w:rPr>
                <w:ins w:id="520020" w:author="Hossein Batebi" w:date="2026-09-27T00:00:00Z"/>
              </w:rPr>
            </w:pPr>
            <w:ins w:id="520019" w:author="Hossein Batebi" w:date="2026-09-27T00:00:00Z">
              <w:r>
                <w:rPr>
                  <w:rFonts w:eastAsia="Times New Roman" w:cs="Arial"/>
                  <w:sz w:val="17"/>
                  <w:szCs w:val="16"/>
                </w:rPr>
                <w:t xml:space="preserve">72</w:t>
              </w:r>
            </w:ins>
          </w:p>
        </w:tc>
        <w:tc>
          <w:tcPr>
            <w:tcW w:w="2230" w:type="dxa"/>
            <w:tcBorders>
              <w:top w:val="single" w:sz="4" w:space="0" w:color="B9B2C4"/>
              <w:bottom w:val="single" w:sz="2" w:space="0" w:color="E4E0EA"/>
            </w:tcBorders>
          </w:tcPr>
          <w:p>
            <w:pPr>
              <w:pStyle w:val="Normal"/>
              <w:spacing w:lineRule="auto" w:line="240" w:before="0" w:after="0"/>
              <w:rPr>
                <w:ins w:id="520022" w:author="Hossein Batebi" w:date="2026-09-27T00:00:00Z"/>
              </w:rPr>
            </w:pPr>
            <w:ins w:id="520021" w:author="Hossein Batebi" w:date="2026-09-27T00:00:00Z">
              <w:r>
                <w:rPr>
                  <w:rFonts w:eastAsia="Times New Roman" w:cs="Arial"/>
                  <w:sz w:val="17"/>
                  <w:szCs w:val="16"/>
                </w:rPr>
                <w:t xml:space="preserve">+0.038 (0.006)</w:t>
              </w:r>
            </w:ins>
          </w:p>
        </w:tc>
        <w:tc>
          <w:tcPr>
            <w:tcW w:w="2230" w:type="dxa"/>
            <w:tcBorders>
              <w:top w:val="single" w:sz="4" w:space="0" w:color="B9B2C4"/>
              <w:bottom w:val="single" w:sz="2" w:space="0" w:color="E4E0EA"/>
            </w:tcBorders>
          </w:tcPr>
          <w:p>
            <w:pPr>
              <w:pStyle w:val="Normal"/>
              <w:spacing w:lineRule="auto" w:line="240" w:before="0" w:after="0"/>
              <w:rPr>
                <w:ins w:id="520024" w:author="Hossein Batebi" w:date="2026-09-27T00:00:00Z"/>
              </w:rPr>
            </w:pPr>
            <w:ins w:id="520023" w:author="Hossein Batebi" w:date="2026-09-27T00:00:00Z">
              <w:r>
                <w:rPr>
                  <w:rFonts w:eastAsia="Times New Roman" w:cs="Arial"/>
                  <w:sz w:val="17"/>
                  <w:szCs w:val="16"/>
                </w:rPr>
                <w:t xml:space="preserve">+0.051 (0.012)</w:t>
              </w:r>
            </w:ins>
          </w:p>
        </w:tc>
      </w:tr>
      <w:tr>
        <w:trPr>
          <w:ins w:id="520025" w:author="Hossein Batebi" w:date="2026-09-27T00:00:00Z"/>
        </w:trPr>
        <w:tc>
          <w:tcPr>
            <w:tcW w:w="2700" w:type="dxa"/>
            <w:tcBorders>
              <w:top w:val="single" w:sz="4" w:space="0" w:color="B9B2C4"/>
              <w:bottom w:val="single" w:sz="2" w:space="0" w:color="E4E0EA"/>
            </w:tcBorders>
          </w:tcPr>
          <w:p>
            <w:pPr>
              <w:pStyle w:val="Normal"/>
              <w:spacing w:lineRule="auto" w:line="240" w:before="0" w:after="0"/>
              <w:rPr>
                <w:ins w:id="520027" w:author="Hossein Batebi" w:date="2026-09-27T00:00:00Z"/>
              </w:rPr>
            </w:pPr>
            <w:ins w:id="520026" w:author="Hossein Batebi" w:date="2026-09-27T00:00:00Z">
              <w:r>
                <w:rPr>
                  <w:rFonts w:eastAsia="Times New Roman" w:cs="Arial"/>
                  <w:sz w:val="17"/>
                  <w:szCs w:val="16"/>
                </w:rPr>
                <w:t xml:space="preserve">Matched stabiliser annotation</w:t>
              </w:r>
            </w:ins>
          </w:p>
        </w:tc>
        <w:tc>
          <w:tcPr>
            <w:tcW w:w="1200" w:type="dxa"/>
            <w:tcBorders>
              <w:top w:val="single" w:sz="4" w:space="0" w:color="B9B2C4"/>
              <w:bottom w:val="single" w:sz="2" w:space="0" w:color="E4E0EA"/>
            </w:tcBorders>
          </w:tcPr>
          <w:p>
            <w:pPr>
              <w:pStyle w:val="Normal"/>
              <w:spacing w:lineRule="auto" w:line="240" w:before="0" w:after="0"/>
              <w:rPr>
                <w:ins w:id="520029" w:author="Hossein Batebi" w:date="2026-09-27T00:00:00Z"/>
              </w:rPr>
            </w:pPr>
            <w:ins w:id="520028" w:author="Hossein Batebi" w:date="2026-09-27T00:00:00Z">
              <w:r>
                <w:rPr>
                  <w:rFonts w:eastAsia="Times New Roman" w:cs="Arial"/>
                  <w:sz w:val="17"/>
                  <w:szCs w:val="16"/>
                </w:rPr>
                <w:t xml:space="preserve">8</w:t>
              </w:r>
            </w:ins>
          </w:p>
        </w:tc>
        <w:tc>
          <w:tcPr>
            <w:tcW w:w="1000" w:type="dxa"/>
            <w:tcBorders>
              <w:top w:val="single" w:sz="4" w:space="0" w:color="B9B2C4"/>
              <w:bottom w:val="single" w:sz="2" w:space="0" w:color="E4E0EA"/>
            </w:tcBorders>
          </w:tcPr>
          <w:p>
            <w:pPr>
              <w:pStyle w:val="Normal"/>
              <w:spacing w:lineRule="auto" w:line="240" w:before="0" w:after="0"/>
              <w:rPr>
                <w:ins w:id="520031" w:author="Hossein Batebi" w:date="2026-09-27T00:00:00Z"/>
              </w:rPr>
            </w:pPr>
            <w:ins w:id="520030" w:author="Hossein Batebi" w:date="2026-09-27T00:00:00Z">
              <w:r>
                <w:rPr>
                  <w:rFonts w:eastAsia="Times New Roman" w:cs="Arial"/>
                  <w:sz w:val="17"/>
                  <w:szCs w:val="16"/>
                </w:rPr>
                <w:t xml:space="preserve">16</w:t>
              </w:r>
            </w:ins>
          </w:p>
        </w:tc>
        <w:tc>
          <w:tcPr>
            <w:tcW w:w="2230" w:type="dxa"/>
            <w:tcBorders>
              <w:top w:val="single" w:sz="4" w:space="0" w:color="B9B2C4"/>
              <w:bottom w:val="single" w:sz="2" w:space="0" w:color="E4E0EA"/>
            </w:tcBorders>
          </w:tcPr>
          <w:p>
            <w:pPr>
              <w:pStyle w:val="Normal"/>
              <w:spacing w:lineRule="auto" w:line="240" w:before="0" w:after="0"/>
              <w:rPr>
                <w:ins w:id="520033" w:author="Hossein Batebi" w:date="2026-09-27T00:00:00Z"/>
              </w:rPr>
            </w:pPr>
            <w:ins w:id="520032" w:author="Hossein Batebi" w:date="2026-09-27T00:00:00Z">
              <w:r>
                <w:rPr>
                  <w:rFonts w:eastAsia="Times New Roman" w:cs="Arial"/>
                  <w:sz w:val="17"/>
                  <w:szCs w:val="16"/>
                </w:rPr>
                <w:t xml:space="preserve">+0.127 (0.005)</w:t>
              </w:r>
            </w:ins>
          </w:p>
        </w:tc>
        <w:tc>
          <w:tcPr>
            <w:tcW w:w="2230" w:type="dxa"/>
            <w:tcBorders>
              <w:top w:val="single" w:sz="4" w:space="0" w:color="B9B2C4"/>
              <w:bottom w:val="single" w:sz="2" w:space="0" w:color="E4E0EA"/>
            </w:tcBorders>
          </w:tcPr>
          <w:p>
            <w:pPr>
              <w:pStyle w:val="Normal"/>
              <w:spacing w:lineRule="auto" w:line="240" w:before="0" w:after="0"/>
              <w:rPr>
                <w:ins w:id="520035" w:author="Hossein Batebi" w:date="2026-09-27T00:00:00Z"/>
              </w:rPr>
            </w:pPr>
            <w:ins w:id="520034" w:author="Hossein Batebi" w:date="2026-09-27T00:00:00Z">
              <w:r>
                <w:rPr>
                  <w:rFonts w:eastAsia="Times New Roman" w:cs="Arial"/>
                  <w:sz w:val="17"/>
                  <w:szCs w:val="16"/>
                </w:rPr>
                <w:t xml:space="preserve">+0.183 (0.008)</w:t>
              </w:r>
            </w:ins>
          </w:p>
        </w:tc>
      </w:tr>
      <w:tr>
        <w:trPr>
          <w:ins w:id="520036" w:author="Hossein Batebi" w:date="2026-09-27T00:00:00Z"/>
        </w:trPr>
        <w:tc>
          <w:tcPr>
            <w:tcW w:w="2700" w:type="dxa"/>
            <w:tcBorders>
              <w:top w:val="single" w:sz="4" w:space="0" w:color="B9B2C4"/>
              <w:bottom w:val="single" w:sz="2" w:space="0" w:color="E4E0EA"/>
            </w:tcBorders>
          </w:tcPr>
          <w:p>
            <w:pPr>
              <w:pStyle w:val="Normal"/>
              <w:spacing w:lineRule="auto" w:line="240" w:before="0" w:after="0"/>
              <w:rPr>
                <w:ins w:id="520038" w:author="Hossein Batebi" w:date="2026-09-27T00:00:00Z"/>
              </w:rPr>
            </w:pPr>
            <w:ins w:id="520037" w:author="Hossein Batebi" w:date="2026-09-27T00:00:00Z">
              <w:r>
                <w:rPr>
                  <w:rFonts w:eastAsia="Times New Roman" w:cs="Arial"/>
                  <w:sz w:val="17"/>
                  <w:szCs w:val="16"/>
                </w:rPr>
                <w:t xml:space="preserve">Matched stabiliser and engineering</w:t>
              </w:r>
            </w:ins>
          </w:p>
        </w:tc>
        <w:tc>
          <w:tcPr>
            <w:tcW w:w="1200" w:type="dxa"/>
            <w:tcBorders>
              <w:top w:val="single" w:sz="4" w:space="0" w:color="B9B2C4"/>
              <w:bottom w:val="single" w:sz="2" w:space="0" w:color="E4E0EA"/>
            </w:tcBorders>
          </w:tcPr>
          <w:p>
            <w:pPr>
              <w:pStyle w:val="Normal"/>
              <w:spacing w:lineRule="auto" w:line="240" w:before="0" w:after="0"/>
              <w:rPr>
                <w:ins w:id="520040" w:author="Hossein Batebi" w:date="2026-09-27T00:00:00Z"/>
              </w:rPr>
            </w:pPr>
            <w:ins w:id="520039" w:author="Hossein Batebi" w:date="2026-09-27T00:00:00Z">
              <w:r>
                <w:rPr>
                  <w:rFonts w:eastAsia="Times New Roman" w:cs="Arial"/>
                  <w:sz w:val="17"/>
                  <w:szCs w:val="16"/>
                </w:rPr>
                <w:t xml:space="preserve">6</w:t>
              </w:r>
            </w:ins>
          </w:p>
        </w:tc>
        <w:tc>
          <w:tcPr>
            <w:tcW w:w="1000" w:type="dxa"/>
            <w:tcBorders>
              <w:top w:val="single" w:sz="4" w:space="0" w:color="B9B2C4"/>
              <w:bottom w:val="single" w:sz="2" w:space="0" w:color="E4E0EA"/>
            </w:tcBorders>
          </w:tcPr>
          <w:p>
            <w:pPr>
              <w:pStyle w:val="Normal"/>
              <w:spacing w:lineRule="auto" w:line="240" w:before="0" w:after="0"/>
              <w:rPr>
                <w:ins w:id="520042" w:author="Hossein Batebi" w:date="2026-09-27T00:00:00Z"/>
              </w:rPr>
            </w:pPr>
            <w:ins w:id="520041" w:author="Hossein Batebi" w:date="2026-09-27T00:00:00Z">
              <w:r>
                <w:rPr>
                  <w:rFonts w:eastAsia="Times New Roman" w:cs="Arial"/>
                  <w:sz w:val="17"/>
                  <w:szCs w:val="16"/>
                </w:rPr>
                <w:t xml:space="preserve">12</w:t>
              </w:r>
            </w:ins>
          </w:p>
        </w:tc>
        <w:tc>
          <w:tcPr>
            <w:tcW w:w="2230" w:type="dxa"/>
            <w:tcBorders>
              <w:top w:val="single" w:sz="4" w:space="0" w:color="B9B2C4"/>
              <w:bottom w:val="single" w:sz="2" w:space="0" w:color="E4E0EA"/>
            </w:tcBorders>
          </w:tcPr>
          <w:p>
            <w:pPr>
              <w:pStyle w:val="Normal"/>
              <w:spacing w:lineRule="auto" w:line="240" w:before="0" w:after="0"/>
              <w:rPr>
                <w:ins w:id="520044" w:author="Hossein Batebi" w:date="2026-09-27T00:00:00Z"/>
              </w:rPr>
            </w:pPr>
            <w:ins w:id="520043" w:author="Hossein Batebi" w:date="2026-09-27T00:00:00Z">
              <w:r>
                <w:rPr>
                  <w:rFonts w:eastAsia="Times New Roman" w:cs="Arial"/>
                  <w:sz w:val="17"/>
                  <w:szCs w:val="16"/>
                </w:rPr>
                <w:t xml:space="preserve">+0.138 (0.031)</w:t>
              </w:r>
            </w:ins>
          </w:p>
        </w:tc>
        <w:tc>
          <w:tcPr>
            <w:tcW w:w="2230" w:type="dxa"/>
            <w:tcBorders>
              <w:top w:val="single" w:sz="4" w:space="0" w:color="B9B2C4"/>
              <w:bottom w:val="single" w:sz="2" w:space="0" w:color="E4E0EA"/>
            </w:tcBorders>
          </w:tcPr>
          <w:p>
            <w:pPr>
              <w:pStyle w:val="Normal"/>
              <w:spacing w:lineRule="auto" w:line="240" w:before="0" w:after="0"/>
              <w:rPr>
                <w:ins w:id="520046" w:author="Hossein Batebi" w:date="2026-09-27T00:00:00Z"/>
              </w:rPr>
            </w:pPr>
            <w:ins w:id="520045" w:author="Hossein Batebi" w:date="2026-09-27T00:00:00Z">
              <w:r>
                <w:rPr>
                  <w:rFonts w:eastAsia="Times New Roman" w:cs="Arial"/>
                  <w:sz w:val="17"/>
                  <w:szCs w:val="16"/>
                </w:rPr>
                <w:t xml:space="preserve">+0.200 (0.045)</w:t>
              </w:r>
            </w:ins>
          </w:p>
        </w:tc>
      </w:tr>
      <w:tr>
        <w:trPr>
          <w:ins w:id="520047" w:author="Hossein Batebi" w:date="2026-09-27T00:00:00Z"/>
        </w:trPr>
        <w:tc>
          <w:tcPr>
            <w:tcW w:w="2700" w:type="dxa"/>
            <w:tcBorders>
              <w:top w:val="single" w:sz="4" w:space="0" w:color="B9B2C4"/>
              <w:bottom w:val="single" w:sz="2" w:space="0" w:color="E4E0EA"/>
            </w:tcBorders>
          </w:tcPr>
          <w:p>
            <w:pPr>
              <w:pStyle w:val="Normal"/>
              <w:spacing w:lineRule="auto" w:line="240" w:before="0" w:after="0"/>
              <w:rPr>
                <w:ins w:id="520049" w:author="Hossein Batebi" w:date="2026-09-27T00:00:00Z"/>
              </w:rPr>
            </w:pPr>
            <w:ins w:id="520048" w:author="Hossein Batebi" w:date="2026-09-27T00:00:00Z">
              <w:r>
                <w:rPr>
                  <w:rFonts w:eastAsia="Times New Roman" w:cs="Arial"/>
                  <w:sz w:val="17"/>
                  <w:szCs w:val="16"/>
                </w:rPr>
                <w:t xml:space="preserve">Mismatched stabiliser annotation</w:t>
              </w:r>
            </w:ins>
          </w:p>
        </w:tc>
        <w:tc>
          <w:tcPr>
            <w:tcW w:w="1200" w:type="dxa"/>
            <w:tcBorders>
              <w:top w:val="single" w:sz="4" w:space="0" w:color="B9B2C4"/>
              <w:bottom w:val="single" w:sz="2" w:space="0" w:color="E4E0EA"/>
            </w:tcBorders>
          </w:tcPr>
          <w:p>
            <w:pPr>
              <w:pStyle w:val="Normal"/>
              <w:spacing w:lineRule="auto" w:line="240" w:before="0" w:after="0"/>
              <w:rPr>
                <w:ins w:id="520051" w:author="Hossein Batebi" w:date="2026-09-27T00:00:00Z"/>
              </w:rPr>
            </w:pPr>
            <w:ins w:id="520050" w:author="Hossein Batebi" w:date="2026-09-27T00:00:00Z">
              <w:r>
                <w:rPr>
                  <w:rFonts w:eastAsia="Times New Roman" w:cs="Arial"/>
                  <w:sz w:val="17"/>
                  <w:szCs w:val="16"/>
                </w:rPr>
                <w:t xml:space="preserve">26</w:t>
              </w:r>
            </w:ins>
          </w:p>
        </w:tc>
        <w:tc>
          <w:tcPr>
            <w:tcW w:w="1000" w:type="dxa"/>
            <w:tcBorders>
              <w:top w:val="single" w:sz="4" w:space="0" w:color="B9B2C4"/>
              <w:bottom w:val="single" w:sz="2" w:space="0" w:color="E4E0EA"/>
            </w:tcBorders>
          </w:tcPr>
          <w:p>
            <w:pPr>
              <w:pStyle w:val="Normal"/>
              <w:spacing w:lineRule="auto" w:line="240" w:before="0" w:after="0"/>
              <w:rPr>
                <w:ins w:id="520053" w:author="Hossein Batebi" w:date="2026-09-27T00:00:00Z"/>
              </w:rPr>
            </w:pPr>
            <w:ins w:id="520052" w:author="Hossein Batebi" w:date="2026-09-27T00:00:00Z">
              <w:r>
                <w:rPr>
                  <w:rFonts w:eastAsia="Times New Roman" w:cs="Arial"/>
                  <w:sz w:val="17"/>
                  <w:szCs w:val="16"/>
                </w:rPr>
                <w:t xml:space="preserve">56</w:t>
              </w:r>
            </w:ins>
          </w:p>
        </w:tc>
        <w:tc>
          <w:tcPr>
            <w:tcW w:w="2230" w:type="dxa"/>
            <w:tcBorders>
              <w:top w:val="single" w:sz="4" w:space="0" w:color="B9B2C4"/>
              <w:bottom w:val="single" w:sz="2" w:space="0" w:color="E4E0EA"/>
            </w:tcBorders>
          </w:tcPr>
          <w:p>
            <w:pPr>
              <w:pStyle w:val="Normal"/>
              <w:spacing w:lineRule="auto" w:line="240" w:before="0" w:after="0"/>
              <w:rPr>
                <w:ins w:id="520055" w:author="Hossein Batebi" w:date="2026-09-27T00:00:00Z"/>
              </w:rPr>
            </w:pPr>
            <w:ins w:id="520054" w:author="Hossein Batebi" w:date="2026-09-27T00:00:00Z">
              <w:r>
                <w:rPr>
                  <w:rFonts w:eastAsia="Times New Roman" w:cs="Arial"/>
                  <w:sz w:val="17"/>
                  <w:szCs w:val="16"/>
                </w:rPr>
                <w:t xml:space="preserve">+0.012 (0.047)</w:t>
              </w:r>
            </w:ins>
          </w:p>
        </w:tc>
        <w:tc>
          <w:tcPr>
            <w:tcW w:w="2230" w:type="dxa"/>
            <w:tcBorders>
              <w:top w:val="single" w:sz="4" w:space="0" w:color="B9B2C4"/>
              <w:bottom w:val="single" w:sz="2" w:space="0" w:color="E4E0EA"/>
            </w:tcBorders>
          </w:tcPr>
          <w:p>
            <w:pPr>
              <w:pStyle w:val="Normal"/>
              <w:spacing w:lineRule="auto" w:line="240" w:before="0" w:after="0"/>
              <w:rPr>
                <w:ins w:id="520057" w:author="Hossein Batebi" w:date="2026-09-27T00:00:00Z"/>
              </w:rPr>
            </w:pPr>
            <w:ins w:id="520056" w:author="Hossein Batebi" w:date="2026-09-27T00:00:00Z">
              <w:r>
                <w:rPr>
                  <w:rFonts w:eastAsia="Times New Roman" w:cs="Arial"/>
                  <w:sz w:val="17"/>
                  <w:szCs w:val="16"/>
                </w:rPr>
                <w:t xml:space="preserve">+0.013 (0.075)</w:t>
              </w:r>
            </w:ins>
          </w:p>
        </w:tc>
      </w:tr>
    </w:tbl>
    <w:p>
      <w:pPr>
        <w:pStyle w:val="Normal"/>
        <w:spacing w:lineRule="exact" w:line="290" w:before="0" w:after="80"/>
        <w:jc w:val="both"/>
        <w:rPr>
          <w:ins w:id="520059" w:author="Hossein Batebi" w:date="2026-09-27T00:00:00Z"/>
        </w:rPr>
      </w:pPr>
      <w:ins w:id="520058" w:author="Hossein Batebi" w:date="2026-09-27T00:00:00Z">
        <w:r>
          <w:rPr>
            <w:rFonts w:ascii="Arial" w:hAnsi="Arial" w:eastAsia="Arial"/>
          </w:rPr>
          <w:t xml:space="preserve">Accuracy in the matched stratum is at the permutation expectation (56.3%, P = 0.50 coordinate-only; 75.0%, P = 0.063 archived), so the margin rather than the accuracy carries this stratum, and the stratum is small. The eight matched receptors are C3aR, FFA2, KISS1R, MRGPRD, MRGPRX1, PAR1, PrRP and US28; the six that also match on engineering annotation exclude MRGPRD and PAR1. Source Data S18.</w:t>
        </w:r>
      </w:ins>
    </w:p>
    <w:tbl>
      <w:tblPr>
        <w:tblW w:type="auto" w:w="0"/>
        <w:tblLook w:firstColumn="1" w:firstRow="1" w:lastColumn="0" w:lastRow="0" w:noHBand="0" w:noVBand="1" w:val="04A0"/>
      </w:tblPr>
      <w:tblGrid>
        <w:gridCol w:w="1400"/>
        <w:gridCol w:w="1400"/>
        <w:gridCol w:w="1400"/>
        <w:gridCol w:w="1400"/>
        <w:gridCol w:w="1400"/>
        <w:gridCol w:w="1400"/>
      </w:tblGrid>
      <w:tr>
        <w:tc>
          <w:tcPr>
            <w:tcW w:type="dxa" w:w="1400"/>
          </w:tcPr>
          <w:p>
            <w:pPr>
              <w:rPr>
                <w:ins w:id="3106" w:author="Hossein Batebi" w:date="2026-09-26T00:00:00Z"/>
              </w:rPr>
            </w:pPr>
            <w:ins w:id="3105" w:author="Hossein Batebi" w:date="2026-09-26T00:00:00Z">
              <w:r>
                <w:rPr>
                  <w:rFonts w:ascii="Arial" w:hAnsi="Arial"/>
                  <w:sz w:val="15"/>
                </w:rPr>
                <w:t xml:space="preserve">Stratum or control</w:t>
              </w:r>
            </w:ins>
          </w:p>
        </w:tc>
        <w:tc>
          <w:tcPr>
            <w:tcW w:type="dxa" w:w="1400"/>
          </w:tcPr>
          <w:p>
            <w:pPr>
              <w:rPr>
                <w:ins w:id="3108" w:author="Hossein Batebi" w:date="2026-09-26T00:00:00Z"/>
              </w:rPr>
            </w:pPr>
            <w:ins w:id="3107" w:author="Hossein Batebi" w:date="2026-09-26T00:00:00Z">
              <w:r>
                <w:rPr>
                  <w:rFonts w:ascii="Arial" w:hAnsi="Arial"/>
                  <w:sz w:val="15"/>
                </w:rPr>
                <w:t xml:space="preserve">Receptors</w:t>
              </w:r>
            </w:ins>
          </w:p>
        </w:tc>
        <w:tc>
          <w:tcPr>
            <w:tcW w:type="dxa" w:w="1400"/>
          </w:tcPr>
          <w:p>
            <w:pPr>
              <w:rPr>
                <w:ins w:id="3110" w:author="Hossein Batebi" w:date="2026-09-26T00:00:00Z"/>
              </w:rPr>
            </w:pPr>
            <w:ins w:id="3109" w:author="Hossein Batebi" w:date="2026-09-26T00:00:00Z">
              <w:r>
                <w:rPr>
                  <w:rFonts w:ascii="Arial" w:hAnsi="Arial"/>
                  <w:sz w:val="15"/>
                </w:rPr>
                <w:t xml:space="preserve">Units</w:t>
              </w:r>
            </w:ins>
          </w:p>
        </w:tc>
        <w:tc>
          <w:tcPr>
            <w:tcW w:type="dxa" w:w="1400"/>
          </w:tcPr>
          <w:p>
            <w:pPr>
              <w:rPr>
                <w:ins w:id="3112" w:author="Hossein Batebi" w:date="2026-09-26T00:00:00Z"/>
              </w:rPr>
            </w:pPr>
            <w:ins w:id="3111" w:author="Hossein Batebi" w:date="2026-09-26T00:00:00Z">
              <w:r>
                <w:rPr>
                  <w:rFonts w:ascii="Arial" w:hAnsi="Arial"/>
                  <w:sz w:val="15"/>
                </w:rPr>
                <w:t xml:space="preserve">Mean margin</w:t>
              </w:r>
            </w:ins>
          </w:p>
        </w:tc>
        <w:tc>
          <w:tcPr>
            <w:tcW w:type="dxa" w:w="1400"/>
          </w:tcPr>
          <w:p>
            <w:pPr>
              <w:rPr>
                <w:ins w:id="3114" w:author="Hossein Batebi" w:date="2026-09-26T00:00:00Z"/>
              </w:rPr>
            </w:pPr>
            <w:ins w:id="3113" w:author="Hossein Batebi" w:date="2026-09-26T00:00:00Z">
              <w:r>
                <w:rPr>
                  <w:rFonts w:ascii="Arial" w:hAnsi="Arial"/>
                  <w:sz w:val="15"/>
                </w:rPr>
                <w:t xml:space="preserve">Permutation mean</w:t>
              </w:r>
            </w:ins>
          </w:p>
        </w:tc>
        <w:tc>
          <w:tcPr>
            <w:tcW w:type="dxa" w:w="1400"/>
          </w:tcPr>
          <w:p>
            <w:pPr>
              <w:rPr>
                <w:ins w:id="3116" w:author="Hossein Batebi" w:date="2026-09-26T00:00:00Z"/>
              </w:rPr>
            </w:pPr>
            <w:ins w:id="3115" w:author="Hossein Batebi" w:date="2026-09-26T00:00:00Z">
              <w:r>
                <w:rPr>
                  <w:rFonts w:ascii="Arial" w:hAnsi="Arial"/>
                  <w:sz w:val="15"/>
                </w:rPr>
                <w:t xml:space="preserve">P</w:t>
              </w:r>
            </w:ins>
          </w:p>
        </w:tc>
      </w:tr>
      <w:tr>
        <w:tc>
          <w:tcPr>
            <w:tcW w:type="dxa" w:w="1400"/>
          </w:tcPr>
          <w:p>
            <w:pPr>
              <w:rPr>
                <w:ins w:id="3118" w:author="Hossein Batebi" w:date="2026-09-26T00:00:00Z"/>
              </w:rPr>
            </w:pPr>
            <w:ins w:id="3117" w:author="Hossein Batebi" w:date="2026-09-26T00:00:00Z">
              <w:r>
                <w:rPr>
                  <w:rFonts w:ascii="Arial" w:hAnsi="Arial"/>
                  <w:sz w:val="15"/>
                </w:rPr>
                <w:t xml:space="preserve">All eligible receptors</w:t>
              </w:r>
            </w:ins>
          </w:p>
        </w:tc>
        <w:tc>
          <w:tcPr>
            <w:tcW w:type="dxa" w:w="1400"/>
          </w:tcPr>
          <w:p>
            <w:pPr>
              <w:rPr>
                <w:ins w:id="3120" w:author="Hossein Batebi" w:date="2026-09-26T00:00:00Z"/>
              </w:rPr>
            </w:pPr>
            <w:ins w:id="3119" w:author="Hossein Batebi" w:date="2026-09-26T00:00:00Z">
              <w:r>
                <w:rPr>
                  <w:rFonts w:ascii="Arial" w:hAnsi="Arial"/>
                  <w:sz w:val="15"/>
                </w:rPr>
                <w:t xml:space="preserve">34</w:t>
              </w:r>
            </w:ins>
          </w:p>
        </w:tc>
        <w:tc>
          <w:tcPr>
            <w:tcW w:type="dxa" w:w="1400"/>
          </w:tcPr>
          <w:p>
            <w:pPr>
              <w:rPr>
                <w:ins w:id="3122" w:author="Hossein Batebi" w:date="2026-09-26T00:00:00Z"/>
              </w:rPr>
            </w:pPr>
            <w:ins w:id="3121" w:author="Hossein Batebi" w:date="2026-09-26T00:00:00Z">
              <w:r>
                <w:rPr>
                  <w:rFonts w:ascii="Arial" w:hAnsi="Arial"/>
                  <w:sz w:val="15"/>
                </w:rPr>
                <w:t xml:space="preserve">72</w:t>
              </w:r>
            </w:ins>
          </w:p>
        </w:tc>
        <w:tc>
          <w:tcPr>
            <w:tcW w:type="dxa" w:w="1400"/>
          </w:tcPr>
          <w:p>
            <w:pPr>
              <w:rPr>
                <w:ins w:id="3124" w:author="Hossein Batebi" w:date="2026-09-26T00:00:00Z"/>
              </w:rPr>
            </w:pPr>
            <w:ins w:id="3123" w:author="Hossein Batebi" w:date="2026-09-26T00:00:00Z">
              <w:r>
                <w:rPr>
                  <w:rFonts w:ascii="Arial" w:hAnsi="Arial"/>
                  <w:sz w:val="15"/>
                </w:rPr>
                <w:t xml:space="preserve">+0.051</w:t>
              </w:r>
            </w:ins>
          </w:p>
        </w:tc>
        <w:tc>
          <w:tcPr>
            <w:tcW w:type="dxa" w:w="1400"/>
          </w:tcPr>
          <w:p>
            <w:pPr>
              <w:rPr>
                <w:ins w:id="3126" w:author="Hossein Batebi" w:date="2026-09-26T00:00:00Z"/>
              </w:rPr>
            </w:pPr>
            <w:ins w:id="3125" w:author="Hossein Batebi" w:date="2026-09-26T00:00:00Z">
              <w:r>
                <w:rPr>
                  <w:rFonts w:ascii="Arial" w:hAnsi="Arial"/>
                  <w:sz w:val="15"/>
                </w:rPr>
                <w:t xml:space="preserve">-0.036</w:t>
              </w:r>
            </w:ins>
          </w:p>
        </w:tc>
        <w:tc>
          <w:tcPr>
            <w:tcW w:type="dxa" w:w="1400"/>
          </w:tcPr>
          <w:p>
            <w:pPr>
              <w:rPr>
                <w:ins w:id="3128" w:author="Hossein Batebi" w:date="2026-09-26T00:00:00Z"/>
              </w:rPr>
            </w:pPr>
            <w:ins w:id="3127" w:author="Hossein Batebi" w:date="2026-09-26T00:00:00Z">
              <w:r>
                <w:rPr>
                  <w:rFonts w:ascii="Arial" w:hAnsi="Arial"/>
                  <w:sz w:val="15"/>
                </w:rPr>
                <w:t xml:space="preserve">0.0094</w:t>
              </w:r>
            </w:ins>
          </w:p>
        </w:tc>
      </w:tr>
      <w:tr>
        <w:tc>
          <w:tcPr>
            <w:tcW w:type="dxa" w:w="1400"/>
          </w:tcPr>
          <w:p>
            <w:pPr>
              <w:rPr>
                <w:ins w:id="3130" w:author="Hossein Batebi" w:date="2026-09-26T00:00:00Z"/>
              </w:rPr>
            </w:pPr>
            <w:ins w:id="3129" w:author="Hossein Batebi" w:date="2026-09-26T00:00:00Z">
              <w:r>
                <w:rPr>
                  <w:rFonts w:ascii="Arial" w:hAnsi="Arial"/>
                  <w:sz w:val="15"/>
                </w:rPr>
                <w:t xml:space="preserve">Gi/o + Gq/11 receptors</w:t>
              </w:r>
            </w:ins>
          </w:p>
        </w:tc>
        <w:tc>
          <w:tcPr>
            <w:tcW w:type="dxa" w:w="1400"/>
          </w:tcPr>
          <w:p>
            <w:pPr>
              <w:rPr>
                <w:ins w:id="3132" w:author="Hossein Batebi" w:date="2026-09-26T00:00:00Z"/>
              </w:rPr>
            </w:pPr>
            <w:ins w:id="3131" w:author="Hossein Batebi" w:date="2026-09-26T00:00:00Z">
              <w:r>
                <w:rPr>
                  <w:rFonts w:ascii="Arial" w:hAnsi="Arial"/>
                  <w:sz w:val="15"/>
                </w:rPr>
                <w:t xml:space="preserve">18</w:t>
              </w:r>
            </w:ins>
          </w:p>
        </w:tc>
        <w:tc>
          <w:tcPr>
            <w:tcW w:type="dxa" w:w="1400"/>
          </w:tcPr>
          <w:p>
            <w:pPr>
              <w:rPr>
                <w:ins w:id="3134" w:author="Hossein Batebi" w:date="2026-09-26T00:00:00Z"/>
              </w:rPr>
            </w:pPr>
            <w:ins w:id="3133" w:author="Hossein Batebi" w:date="2026-09-26T00:00:00Z">
              <w:r>
                <w:rPr>
                  <w:rFonts w:ascii="Arial" w:hAnsi="Arial"/>
                  <w:sz w:val="15"/>
                </w:rPr>
                <w:t xml:space="preserve">36</w:t>
              </w:r>
            </w:ins>
          </w:p>
        </w:tc>
        <w:tc>
          <w:tcPr>
            <w:tcW w:type="dxa" w:w="1400"/>
          </w:tcPr>
          <w:p>
            <w:pPr>
              <w:rPr>
                <w:ins w:id="3136" w:author="Hossein Batebi" w:date="2026-09-26T00:00:00Z"/>
              </w:rPr>
            </w:pPr>
            <w:ins w:id="3135" w:author="Hossein Batebi" w:date="2026-09-26T00:00:00Z">
              <w:r>
                <w:rPr>
                  <w:rFonts w:ascii="Arial" w:hAnsi="Arial"/>
                  <w:sz w:val="15"/>
                </w:rPr>
                <w:t xml:space="preserve">+0.085</w:t>
              </w:r>
            </w:ins>
          </w:p>
        </w:tc>
        <w:tc>
          <w:tcPr>
            <w:tcW w:type="dxa" w:w="1400"/>
          </w:tcPr>
          <w:p>
            <w:pPr>
              <w:rPr>
                <w:ins w:id="3138" w:author="Hossein Batebi" w:date="2026-09-26T00:00:00Z"/>
              </w:rPr>
            </w:pPr>
            <w:ins w:id="3137" w:author="Hossein Batebi" w:date="2026-09-26T00:00:00Z">
              <w:r>
                <w:rPr>
                  <w:rFonts w:ascii="Arial" w:hAnsi="Arial"/>
                  <w:sz w:val="15"/>
                </w:rPr>
                <w:t xml:space="preserve">-0.000</w:t>
              </w:r>
            </w:ins>
          </w:p>
        </w:tc>
        <w:tc>
          <w:tcPr>
            <w:tcW w:type="dxa" w:w="1400"/>
          </w:tcPr>
          <w:p>
            <w:pPr>
              <w:rPr>
                <w:ins w:id="3140" w:author="Hossein Batebi" w:date="2026-09-26T00:00:00Z"/>
              </w:rPr>
            </w:pPr>
            <w:ins w:id="3139" w:author="Hossein Batebi" w:date="2026-09-26T00:00:00Z">
              <w:r>
                <w:rPr>
                  <w:rFonts w:ascii="Arial" w:hAnsi="Arial"/>
                  <w:sz w:val="15"/>
                </w:rPr>
                <w:t xml:space="preserve">0.038</w:t>
              </w:r>
            </w:ins>
          </w:p>
        </w:tc>
      </w:tr>
      <w:tr>
        <w:tc>
          <w:tcPr>
            <w:tcW w:type="dxa" w:w="1400"/>
          </w:tcPr>
          <w:p>
            <w:pPr>
              <w:rPr>
                <w:ins w:id="3142" w:author="Hossein Batebi" w:date="2026-09-26T00:00:00Z"/>
              </w:rPr>
            </w:pPr>
            <w:ins w:id="3141" w:author="Hossein Batebi" w:date="2026-09-26T00:00:00Z">
              <w:r>
                <w:rPr>
                  <w:rFonts w:ascii="Arial" w:hAnsi="Arial"/>
                  <w:sz w:val="15"/>
                </w:rPr>
                <w:t xml:space="preserve">Gq/11 + Gs receptors</w:t>
              </w:r>
            </w:ins>
          </w:p>
        </w:tc>
        <w:tc>
          <w:tcPr>
            <w:tcW w:type="dxa" w:w="1400"/>
          </w:tcPr>
          <w:p>
            <w:pPr>
              <w:rPr>
                <w:ins w:id="3144" w:author="Hossein Batebi" w:date="2026-09-26T00:00:00Z"/>
              </w:rPr>
            </w:pPr>
            <w:ins w:id="3143" w:author="Hossein Batebi" w:date="2026-09-26T00:00:00Z">
              <w:r>
                <w:rPr>
                  <w:rFonts w:ascii="Arial" w:hAnsi="Arial"/>
                  <w:sz w:val="15"/>
                </w:rPr>
                <w:t xml:space="preserve">6</w:t>
              </w:r>
            </w:ins>
          </w:p>
        </w:tc>
        <w:tc>
          <w:tcPr>
            <w:tcW w:type="dxa" w:w="1400"/>
          </w:tcPr>
          <w:p>
            <w:pPr>
              <w:rPr>
                <w:ins w:id="3146" w:author="Hossein Batebi" w:date="2026-09-26T00:00:00Z"/>
              </w:rPr>
            </w:pPr>
            <w:ins w:id="3145" w:author="Hossein Batebi" w:date="2026-09-26T00:00:00Z">
              <w:r>
                <w:rPr>
                  <w:rFonts w:ascii="Arial" w:hAnsi="Arial"/>
                  <w:sz w:val="15"/>
                </w:rPr>
                <w:t xml:space="preserve">12</w:t>
              </w:r>
            </w:ins>
          </w:p>
        </w:tc>
        <w:tc>
          <w:tcPr>
            <w:tcW w:type="dxa" w:w="1400"/>
          </w:tcPr>
          <w:p>
            <w:pPr>
              <w:rPr>
                <w:ins w:id="3148" w:author="Hossein Batebi" w:date="2026-09-26T00:00:00Z"/>
              </w:rPr>
            </w:pPr>
            <w:ins w:id="3147" w:author="Hossein Batebi" w:date="2026-09-26T00:00:00Z">
              <w:r>
                <w:rPr>
                  <w:rFonts w:ascii="Arial" w:hAnsi="Arial"/>
                  <w:sz w:val="15"/>
                </w:rPr>
                <w:t xml:space="preserve">+0.101</w:t>
              </w:r>
            </w:ins>
          </w:p>
        </w:tc>
        <w:tc>
          <w:tcPr>
            <w:tcW w:type="dxa" w:w="1400"/>
          </w:tcPr>
          <w:p>
            <w:pPr>
              <w:rPr>
                <w:ins w:id="3150" w:author="Hossein Batebi" w:date="2026-09-26T00:00:00Z"/>
              </w:rPr>
            </w:pPr>
            <w:ins w:id="3149" w:author="Hossein Batebi" w:date="2026-09-26T00:00:00Z">
              <w:r>
                <w:rPr>
                  <w:rFonts w:ascii="Arial" w:hAnsi="Arial"/>
                  <w:sz w:val="15"/>
                </w:rPr>
                <w:t xml:space="preserve">-0.001</w:t>
              </w:r>
            </w:ins>
          </w:p>
        </w:tc>
        <w:tc>
          <w:tcPr>
            <w:tcW w:type="dxa" w:w="1400"/>
          </w:tcPr>
          <w:p>
            <w:pPr>
              <w:rPr>
                <w:ins w:id="3152" w:author="Hossein Batebi" w:date="2026-09-26T00:00:00Z"/>
              </w:rPr>
            </w:pPr>
            <w:ins w:id="3151" w:author="Hossein Batebi" w:date="2026-09-26T00:00:00Z">
              <w:r>
                <w:rPr>
                  <w:rFonts w:ascii="Arial" w:hAnsi="Arial"/>
                  <w:sz w:val="15"/>
                </w:rPr>
                <w:t xml:space="preserve">0.060</w:t>
              </w:r>
            </w:ins>
          </w:p>
        </w:tc>
      </w:tr>
      <w:tr>
        <w:tc>
          <w:tcPr>
            <w:tcW w:type="dxa" w:w="1400"/>
          </w:tcPr>
          <w:p>
            <w:pPr>
              <w:rPr>
                <w:ins w:id="3154" w:author="Hossein Batebi" w:date="2026-09-26T00:00:00Z"/>
              </w:rPr>
            </w:pPr>
            <w:ins w:id="3153" w:author="Hossein Batebi" w:date="2026-09-26T00:00:00Z">
              <w:r>
                <w:rPr>
                  <w:rFonts w:ascii="Arial" w:hAnsi="Arial"/>
                  <w:sz w:val="15"/>
                </w:rPr>
                <w:t xml:space="preserve">Gi/o + Gs receptors</w:t>
              </w:r>
            </w:ins>
          </w:p>
        </w:tc>
        <w:tc>
          <w:tcPr>
            <w:tcW w:type="dxa" w:w="1400"/>
          </w:tcPr>
          <w:p>
            <w:pPr>
              <w:rPr>
                <w:ins w:id="3156" w:author="Hossein Batebi" w:date="2026-09-26T00:00:00Z"/>
              </w:rPr>
            </w:pPr>
            <w:ins w:id="3155" w:author="Hossein Batebi" w:date="2026-09-26T00:00:00Z">
              <w:r>
                <w:rPr>
                  <w:rFonts w:ascii="Arial" w:hAnsi="Arial"/>
                  <w:sz w:val="15"/>
                </w:rPr>
                <w:t xml:space="preserve">6</w:t>
              </w:r>
            </w:ins>
          </w:p>
        </w:tc>
        <w:tc>
          <w:tcPr>
            <w:tcW w:type="dxa" w:w="1400"/>
          </w:tcPr>
          <w:p>
            <w:pPr>
              <w:rPr>
                <w:ins w:id="3158" w:author="Hossein Batebi" w:date="2026-09-26T00:00:00Z"/>
              </w:rPr>
            </w:pPr>
            <w:ins w:id="3157" w:author="Hossein Batebi" w:date="2026-09-26T00:00:00Z">
              <w:r>
                <w:rPr>
                  <w:rFonts w:ascii="Arial" w:hAnsi="Arial"/>
                  <w:sz w:val="15"/>
                </w:rPr>
                <w:t xml:space="preserve">12</w:t>
              </w:r>
            </w:ins>
          </w:p>
        </w:tc>
        <w:tc>
          <w:tcPr>
            <w:tcW w:type="dxa" w:w="1400"/>
          </w:tcPr>
          <w:p>
            <w:pPr>
              <w:rPr>
                <w:ins w:id="3160" w:author="Hossein Batebi" w:date="2026-09-26T00:00:00Z"/>
              </w:rPr>
            </w:pPr>
            <w:ins w:id="3159" w:author="Hossein Batebi" w:date="2026-09-26T00:00:00Z">
              <w:r>
                <w:rPr>
                  <w:rFonts w:ascii="Arial" w:hAnsi="Arial"/>
                  <w:sz w:val="15"/>
                </w:rPr>
                <w:t xml:space="preserve">+0.089</w:t>
              </w:r>
            </w:ins>
          </w:p>
        </w:tc>
        <w:tc>
          <w:tcPr>
            <w:tcW w:type="dxa" w:w="1400"/>
          </w:tcPr>
          <w:p>
            <w:pPr>
              <w:rPr>
                <w:ins w:id="3162" w:author="Hossein Batebi" w:date="2026-09-26T00:00:00Z"/>
              </w:rPr>
            </w:pPr>
            <w:ins w:id="3161" w:author="Hossein Batebi" w:date="2026-09-26T00:00:00Z">
              <w:r>
                <w:rPr>
                  <w:rFonts w:ascii="Arial" w:hAnsi="Arial"/>
                  <w:sz w:val="15"/>
                </w:rPr>
                <w:t xml:space="preserve">+0.002</w:t>
              </w:r>
            </w:ins>
          </w:p>
        </w:tc>
        <w:tc>
          <w:tcPr>
            <w:tcW w:type="dxa" w:w="1400"/>
          </w:tcPr>
          <w:p>
            <w:pPr>
              <w:rPr>
                <w:ins w:id="3164" w:author="Hossein Batebi" w:date="2026-09-26T00:00:00Z"/>
              </w:rPr>
            </w:pPr>
            <w:ins w:id="3163" w:author="Hossein Batebi" w:date="2026-09-26T00:00:00Z">
              <w:r>
                <w:rPr>
                  <w:rFonts w:ascii="Arial" w:hAnsi="Arial"/>
                  <w:sz w:val="15"/>
                </w:rPr>
                <w:t xml:space="preserve">0.21</w:t>
              </w:r>
            </w:ins>
          </w:p>
        </w:tc>
      </w:tr>
      <w:tr>
        <w:tc>
          <w:tcPr>
            <w:tcW w:type="dxa" w:w="1400"/>
          </w:tcPr>
          <w:p>
            <w:pPr>
              <w:rPr>
                <w:ins w:id="3166" w:author="Hossein Batebi" w:date="2026-09-26T00:00:00Z"/>
              </w:rPr>
            </w:pPr>
            <w:ins w:id="3165" w:author="Hossein Batebi" w:date="2026-09-26T00:00:00Z">
              <w:r>
                <w:rPr>
                  <w:rFonts w:ascii="Arial" w:hAnsi="Arial"/>
                  <w:sz w:val="15"/>
                </w:rPr>
                <w:t xml:space="preserve">Three-class receptors</w:t>
              </w:r>
            </w:ins>
          </w:p>
        </w:tc>
        <w:tc>
          <w:tcPr>
            <w:tcW w:type="dxa" w:w="1400"/>
          </w:tcPr>
          <w:p>
            <w:pPr>
              <w:rPr>
                <w:ins w:id="3168" w:author="Hossein Batebi" w:date="2026-09-26T00:00:00Z"/>
              </w:rPr>
            </w:pPr>
            <w:ins w:id="3167" w:author="Hossein Batebi" w:date="2026-09-26T00:00:00Z">
              <w:r>
                <w:rPr>
                  <w:rFonts w:ascii="Arial" w:hAnsi="Arial"/>
                  <w:sz w:val="15"/>
                </w:rPr>
                <w:t xml:space="preserve">4</w:t>
              </w:r>
            </w:ins>
          </w:p>
        </w:tc>
        <w:tc>
          <w:tcPr>
            <w:tcW w:type="dxa" w:w="1400"/>
          </w:tcPr>
          <w:p>
            <w:pPr>
              <w:rPr>
                <w:ins w:id="3170" w:author="Hossein Batebi" w:date="2026-09-26T00:00:00Z"/>
              </w:rPr>
            </w:pPr>
            <w:ins w:id="3169" w:author="Hossein Batebi" w:date="2026-09-26T00:00:00Z">
              <w:r>
                <w:rPr>
                  <w:rFonts w:ascii="Arial" w:hAnsi="Arial"/>
                  <w:sz w:val="15"/>
                </w:rPr>
                <w:t xml:space="preserve">12</w:t>
              </w:r>
            </w:ins>
          </w:p>
        </w:tc>
        <w:tc>
          <w:tcPr>
            <w:tcW w:type="dxa" w:w="1400"/>
          </w:tcPr>
          <w:p>
            <w:pPr>
              <w:rPr>
                <w:ins w:id="3172" w:author="Hossein Batebi" w:date="2026-09-26T00:00:00Z"/>
              </w:rPr>
            </w:pPr>
            <w:ins w:id="3171" w:author="Hossein Batebi" w:date="2026-09-26T00:00:00Z">
              <w:r>
                <w:rPr>
                  <w:rFonts w:ascii="Arial" w:hAnsi="Arial"/>
                  <w:sz w:val="15"/>
                </w:rPr>
                <w:t xml:space="preserve">-0.138</w:t>
              </w:r>
            </w:ins>
          </w:p>
        </w:tc>
        <w:tc>
          <w:tcPr>
            <w:tcW w:type="dxa" w:w="1400"/>
          </w:tcPr>
          <w:p>
            <w:pPr>
              <w:rPr>
                <w:ins w:id="3174" w:author="Hossein Batebi" w:date="2026-09-26T00:00:00Z"/>
              </w:rPr>
            </w:pPr>
            <w:ins w:id="3173" w:author="Hossein Batebi" w:date="2026-09-26T00:00:00Z">
              <w:r>
                <w:rPr>
                  <w:rFonts w:ascii="Arial" w:hAnsi="Arial"/>
                  <w:sz w:val="15"/>
                </w:rPr>
                <w:t xml:space="preserve">-0.214</w:t>
              </w:r>
            </w:ins>
          </w:p>
        </w:tc>
        <w:tc>
          <w:tcPr>
            <w:tcW w:type="dxa" w:w="1400"/>
          </w:tcPr>
          <w:p>
            <w:pPr>
              <w:rPr>
                <w:ins w:id="3176" w:author="Hossein Batebi" w:date="2026-09-26T00:00:00Z"/>
              </w:rPr>
            </w:pPr>
            <w:ins w:id="3175" w:author="Hossein Batebi" w:date="2026-09-26T00:00:00Z">
              <w:r>
                <w:rPr>
                  <w:rFonts w:ascii="Arial" w:hAnsi="Arial"/>
                  <w:sz w:val="15"/>
                </w:rPr>
                <w:t xml:space="preserve">0.31</w:t>
              </w:r>
            </w:ins>
          </w:p>
        </w:tc>
      </w:tr>
      <w:tr>
        <w:tc>
          <w:tcPr>
            <w:tcW w:type="dxa" w:w="1400"/>
          </w:tcPr>
          <w:p>
            <w:pPr>
              <w:rPr>
                <w:ins w:id="3178" w:author="Hossein Batebi" w:date="2026-09-26T00:00:00Z"/>
              </w:rPr>
            </w:pPr>
            <w:ins w:id="3177" w:author="Hossein Batebi" w:date="2026-09-26T00:00:00Z">
              <w:r>
                <w:rPr>
                  <w:rFonts w:ascii="Arial" w:hAnsi="Arial"/>
                  <w:sz w:val="15"/>
                </w:rPr>
                <w:t xml:space="preserve">Resolution matched to 0.3 A</w:t>
              </w:r>
            </w:ins>
          </w:p>
        </w:tc>
        <w:tc>
          <w:tcPr>
            <w:tcW w:type="dxa" w:w="1400"/>
          </w:tcPr>
          <w:p>
            <w:pPr>
              <w:rPr>
                <w:ins w:id="3180" w:author="Hossein Batebi" w:date="2026-09-26T00:00:00Z"/>
              </w:rPr>
            </w:pPr>
            <w:ins w:id="3179" w:author="Hossein Batebi" w:date="2026-09-26T00:00:00Z">
              <w:r>
                <w:rPr>
                  <w:rFonts w:ascii="Arial" w:hAnsi="Arial"/>
                  <w:sz w:val="15"/>
                </w:rPr>
                <w:t xml:space="preserve">19</w:t>
              </w:r>
            </w:ins>
          </w:p>
        </w:tc>
        <w:tc>
          <w:tcPr>
            <w:tcW w:type="dxa" w:w="1400"/>
          </w:tcPr>
          <w:p>
            <w:pPr>
              <w:rPr>
                <w:ins w:id="3182" w:author="Hossein Batebi" w:date="2026-09-26T00:00:00Z"/>
              </w:rPr>
            </w:pPr>
            <w:ins w:id="3181" w:author="Hossein Batebi" w:date="2026-09-26T00:00:00Z">
              <w:r>
                <w:rPr>
                  <w:rFonts w:ascii="Arial" w:hAnsi="Arial"/>
                  <w:sz w:val="15"/>
                </w:rPr>
                <w:t xml:space="preserve">40</w:t>
              </w:r>
            </w:ins>
          </w:p>
        </w:tc>
        <w:tc>
          <w:tcPr>
            <w:tcW w:type="dxa" w:w="1400"/>
          </w:tcPr>
          <w:p>
            <w:pPr>
              <w:rPr>
                <w:ins w:id="3184" w:author="Hossein Batebi" w:date="2026-09-26T00:00:00Z"/>
              </w:rPr>
            </w:pPr>
            <w:ins w:id="3183" w:author="Hossein Batebi" w:date="2026-09-26T00:00:00Z">
              <w:r>
                <w:rPr>
                  <w:rFonts w:ascii="Arial" w:hAnsi="Arial"/>
                  <w:sz w:val="15"/>
                </w:rPr>
                <w:t xml:space="preserve">+0.074</w:t>
              </w:r>
            </w:ins>
          </w:p>
        </w:tc>
        <w:tc>
          <w:tcPr>
            <w:tcW w:type="dxa" w:w="1400"/>
          </w:tcPr>
          <w:p>
            <w:pPr>
              <w:rPr>
                <w:ins w:id="3186" w:author="Hossein Batebi" w:date="2026-09-26T00:00:00Z"/>
              </w:rPr>
            </w:pPr>
            <w:ins w:id="3185" w:author="Hossein Batebi" w:date="2026-09-26T00:00:00Z">
              <w:r>
                <w:rPr>
                  <w:rFonts w:ascii="Arial" w:hAnsi="Arial"/>
                  <w:sz w:val="15"/>
                </w:rPr>
                <w:t xml:space="preserve">-0.037</w:t>
              </w:r>
            </w:ins>
          </w:p>
        </w:tc>
        <w:tc>
          <w:tcPr>
            <w:tcW w:type="dxa" w:w="1400"/>
          </w:tcPr>
          <w:p>
            <w:pPr>
              <w:rPr>
                <w:ins w:id="3188" w:author="Hossein Batebi" w:date="2026-09-26T00:00:00Z"/>
              </w:rPr>
            </w:pPr>
            <w:ins w:id="3187" w:author="Hossein Batebi" w:date="2026-09-26T00:00:00Z">
              <w:r>
                <w:rPr>
                  <w:rFonts w:ascii="Arial" w:hAnsi="Arial"/>
                  <w:sz w:val="15"/>
                </w:rPr>
                <w:t xml:space="preserve">0.033</w:t>
              </w:r>
            </w:ins>
          </w:p>
        </w:tc>
      </w:tr>
      <w:tr>
        <w:tc>
          <w:tcPr>
            <w:tcW w:type="dxa" w:w="1400"/>
          </w:tcPr>
          <w:p>
            <w:pPr>
              <w:rPr>
                <w:ins w:id="3190" w:author="Hossein Batebi" w:date="2026-09-26T00:00:00Z"/>
              </w:rPr>
            </w:pPr>
            <w:ins w:id="3189" w:author="Hossein Batebi" w:date="2026-09-26T00:00:00Z">
              <w:r>
                <w:rPr>
                  <w:rFonts w:ascii="Arial" w:hAnsi="Arial"/>
                  <w:sz w:val="15"/>
                </w:rPr>
                <w:t xml:space="preserve">Endpoints from a single publication</w:t>
              </w:r>
            </w:ins>
          </w:p>
        </w:tc>
        <w:tc>
          <w:tcPr>
            <w:tcW w:type="dxa" w:w="1400"/>
          </w:tcPr>
          <w:p>
            <w:pPr>
              <w:rPr>
                <w:ins w:id="3192" w:author="Hossein Batebi" w:date="2026-09-26T00:00:00Z"/>
              </w:rPr>
            </w:pPr>
            <w:ins w:id="3191" w:author="Hossein Batebi" w:date="2026-09-26T00:00:00Z">
              <w:r>
                <w:rPr>
                  <w:rFonts w:ascii="Arial" w:hAnsi="Arial"/>
                  <w:sz w:val="15"/>
                </w:rPr>
                <w:t xml:space="preserve">8</w:t>
              </w:r>
            </w:ins>
          </w:p>
        </w:tc>
        <w:tc>
          <w:tcPr>
            <w:tcW w:type="dxa" w:w="1400"/>
          </w:tcPr>
          <w:p>
            <w:pPr>
              <w:rPr>
                <w:ins w:id="3194" w:author="Hossein Batebi" w:date="2026-09-26T00:00:00Z"/>
              </w:rPr>
            </w:pPr>
            <w:ins w:id="3193" w:author="Hossein Batebi" w:date="2026-09-26T00:00:00Z">
              <w:r>
                <w:rPr>
                  <w:rFonts w:ascii="Arial" w:hAnsi="Arial"/>
                  <w:sz w:val="15"/>
                </w:rPr>
                <w:t xml:space="preserve">16</w:t>
              </w:r>
            </w:ins>
          </w:p>
        </w:tc>
        <w:tc>
          <w:tcPr>
            <w:tcW w:type="dxa" w:w="1400"/>
          </w:tcPr>
          <w:p>
            <w:pPr>
              <w:rPr>
                <w:ins w:id="3196" w:author="Hossein Batebi" w:date="2026-09-26T00:00:00Z"/>
              </w:rPr>
            </w:pPr>
            <w:ins w:id="3195" w:author="Hossein Batebi" w:date="2026-09-26T00:00:00Z">
              <w:r>
                <w:rPr>
                  <w:rFonts w:ascii="Arial" w:hAnsi="Arial"/>
                  <w:sz w:val="15"/>
                </w:rPr>
                <w:t xml:space="preserve">+0.097</w:t>
              </w:r>
            </w:ins>
          </w:p>
        </w:tc>
        <w:tc>
          <w:tcPr>
            <w:tcW w:type="dxa" w:w="1400"/>
          </w:tcPr>
          <w:p>
            <w:pPr>
              <w:rPr>
                <w:ins w:id="3198" w:author="Hossein Batebi" w:date="2026-09-26T00:00:00Z"/>
              </w:rPr>
            </w:pPr>
            <w:ins w:id="3197" w:author="Hossein Batebi" w:date="2026-09-26T00:00:00Z">
              <w:r>
                <w:rPr>
                  <w:rFonts w:ascii="Arial" w:hAnsi="Arial"/>
                  <w:sz w:val="15"/>
                </w:rPr>
                <w:t xml:space="preserve">-0.000</w:t>
              </w:r>
            </w:ins>
          </w:p>
        </w:tc>
        <w:tc>
          <w:tcPr>
            <w:tcW w:type="dxa" w:w="1400"/>
          </w:tcPr>
          <w:p>
            <w:pPr>
              <w:rPr>
                <w:ins w:id="3200" w:author="Hossein Batebi" w:date="2026-09-26T00:00:00Z"/>
              </w:rPr>
            </w:pPr>
            <w:ins w:id="3199" w:author="Hossein Batebi" w:date="2026-09-26T00:00:00Z">
              <w:r>
                <w:rPr>
                  <w:rFonts w:ascii="Arial" w:hAnsi="Arial"/>
                  <w:sz w:val="15"/>
                </w:rPr>
                <w:t xml:space="preserve">0.17</w:t>
              </w:r>
            </w:ins>
          </w:p>
        </w:tc>
      </w:tr>
    </w:tbl>
    <w:p>
      <w:pPr>
        <w:pStyle w:val="Normal"/>
        <w:rPr>
          <w:ins w:id="3202" w:author="Hossein Batebi" w:date="2026-09-26T00:00:00Z"/>
        </w:rPr>
      </w:pPr>
      <w:ins w:id="3201" w:author="Hossein Batebi" w:date="2026-09-26T00:00:00Z">
        <w:r>
          <w:t xml:space="preserve">Note. The Gi/o + Gq/11 stratum is the most informative control for stabilisation chemistry, because Gq/11 complexes are routinely chimeric constructs engineered so that the antibody fragment used for Gi/o complexes will bind; stabiliser identity is therefore expected to be matched within that stratum. That expectation was not verified. Antibody-fragment and nanobody identity are separate polymer entities and were not extracted in the construct annotation used here, so they remain a residual confound that these data do not exclude; extracting them from the deposited entity records would be the direct test. Strata with fewer than 10 receptors are reported for completeness and are underpowered. Full outputs are in Source Data S17.</w:t>
        </w:r>
      </w:ins>
    </w:p>
    <w:p>
      <w:pPr>
        <w:pStyle w:val="Heading1"/>
        <w:spacing w:before="260" w:after="80"/>
        <w:rPr/>
      </w:pPr>
      <w:r>
        <w:rPr>
          <w:rFonts w:eastAsia="Times New Roman"/>
          <w:b/>
          <w:i w:val="false"/>
        </w:rPr>
        <w:t>SOURCE DATA FILES</w:t>
      </w:r>
    </w:p>
    <w:p>
      <w:pPr>
        <w:pStyle w:val="Normal"/>
        <w:spacing w:lineRule="exact" w:line="290" w:before="0" w:after="130"/>
        <w:jc w:val="both"/>
        <w:rPr>
          <w:del w:id="3248" w:author="Hossein Batebi" w:date="2026-09-26T00:00:00Z"/>
        </w:rPr>
      </w:pPr>
      <w:del w:id="3247" w:author="Hossein Batebi" w:date="2026-09-26T00:00:00Z">
        <w:r>
          <w:rPr>
            <w:rFonts w:eastAsia="Times New Roman" w:cs="Arial"/>
            <w:b/>
            <w:bCs/>
            <w:sz w:val="19"/>
            <w:szCs w:val="19"/>
          </w:rPr>
          <w:delText xml:space="preserve">Software release. </w:delText>
        </w:r>
        <w:r>
          <w:rPr>
            <w:rFonts w:eastAsia="Times New Roman" w:cs="Arial"/>
            <w:b w:val="false"/>
            <w:bCs w:val="false"/>
            <w:sz w:val="19"/>
            <w:szCs w:val="19"/>
          </w:rPr>
          <w:delText xml:space="preserve">GPCR SelectivityMap v0.3.1 is the archived core analysis release (version DOI 10.5281/zenodo.21820929; concept DOI 10.5281/zenodo.21820928) and is developed at https://github.com/hbatebi/GPCR-SelectivityMap. The repository includes installation metadata, unit tests, command line interfaces, example configuration files, manuscript workflows, editable figure assets, release notes, citation metadata and a scientific scope statement. The receptor level paired source table and exact sign flip script used in the present manuscript are supplied separately with the submission. The hydropathy and charge compatibility commands remain clearly labelled experimental and are not required for the reported conclusions.</w:delText>
        </w:r>
      </w:del>
    </w:p>
    <w:p>
      <w:pPr>
        <w:pStyle w:val="Normal"/>
        <w:rPr>
          <w:ins w:id="3204" w:author="Hossein Batebi" w:date="2026-09-26T00:00:00Z"/>
        </w:rPr>
      </w:pPr>
      <w:ins w:id="3203" w:author="Hossein Batebi" w:date="2026-09-26T00:00:00Z">
        <w:r>
          <w:t xml:space="preserve">Source Data S16. Within-receptor multiclass test under sequence-identity-cluster validation: results for five representations under four validation schemes, and the analysis script. Derived entirely from the frozen out-of-fold predictions in Source Data S11; no model was refitted.</w:t>
        </w:r>
      </w:ins>
    </w:p>
    <w:p>
      <w:pPr>
        <w:pStyle w:val="Normal"/>
        <w:rPr>
          <w:ins w:id="3206" w:author="Hossein Batebi" w:date="2026-09-26T00:00:00Z"/>
        </w:rPr>
      </w:pPr>
      <w:ins w:id="3205" w:author="Hossein Batebi" w:date="2026-09-26T00:00:00Z">
        <w:r>
          <w:t xml:space="preserve">Source Data S17. Construct stratification of the within-receptor test, multiplicity corrections across the nine representations in both executions of the primary specification, and fold-level coefficient stability. Derived from the frozen predictions and fold coefficients in Source Data S3 and S11 joined to the construct annotation in Source Data S15; no model was refitted.</w:t>
        </w:r>
      </w:ins>
    </w:p>
    <w:p>
      <w:pPr>
        <w:pStyle w:val="Normal"/>
        <w:spacing w:lineRule="exact" w:line="290" w:before="0" w:after="80"/>
        <w:jc w:val="both"/>
        <w:rPr>
          <w:ins w:id="300218" w:author="Hossein Batebi" w:date="2026-09-27T00:00:00Z"/>
        </w:rPr>
      </w:pPr>
      <w:ins w:id="300217" w:author="Hossein Batebi" w:date="2026-09-27T00:00:00Z">
        <w:r>
          <w:rPr>
            <w:rFonts w:ascii="Arial" w:hAnsi="Arial" w:eastAsia="Arial"/>
          </w:rPr>
          <w:t xml:space="preserve">Source Data S18 | Coordinate-only refit. Reimplementation script, per-unit out-of-fold predictions for the full, coordinate-only, strict coordinate-only and acquisition-only models under all four validation schemes, archive-wide AUC table, paired bootstrap differences, within-receptor permutation results, construct strata and the validation of the reimplementation against the archived predictions.</w:t>
        </w:r>
      </w:ins>
    </w:p>
    <w:p>
      <w:pPr>
        <w:pStyle w:val="Normal"/>
        <w:spacing w:lineRule="exact" w:line="290" w:before="0" w:after="80"/>
        <w:jc w:val="both"/>
        <w:rPr>
          <w:ins w:id="3208" w:author="Hossein Batebi" w:date="2026-09-26T00:00:00Z"/>
        </w:rPr>
      </w:pPr>
      <w:ins w:id="3207" w:author="Hossein Batebi" w:date="2026-09-26T00:00:00Z">
        <w:r>
          <w:rPr>
            <w:rFonts w:ascii="Arial" w:hAnsi="Arial" w:eastAsia="Arial"/>
          </w:rPr>
          <w:t>Software release. GPCR SelectivityMap v0.3.1 is the archived core analysis release (version DOI 10.5281/zenodo.21820929; concept DOI 10.5281/zenodo.21820928) and is developed at https://github.com/hbatebi/GPCR-SelectivityMap. Source Data S1-S13 support the core analyses; Source Data S14 contains the specimen-provenance and functional-repertoire revision package; Source Data S15 contains the focused final-reviewer follow-up analyses described in Tables S27-S30.</w:t>
        </w:r>
      </w:ins>
    </w:p>
    <w:p>
      <w:pPr>
        <w:pStyle w:val="Normal"/>
        <w:spacing w:lineRule="exact" w:line="290" w:before="0" w:after="80"/>
        <w:jc w:val="both"/>
        <w:rPr/>
      </w:pPr>
      <w:r>
        <w:rPr>
          <w:rFonts w:eastAsia="Times New Roman" w:cs="Arial"/>
          <w:b w:val="false"/>
          <w:bCs w:val="false"/>
          <w:i w:val="false"/>
          <w:iCs w:val="false"/>
          <w:color w:val="000000"/>
          <w:sz w:val="19"/>
          <w:szCs w:val="19"/>
        </w:rPr>
        <w:t>Source Data S1: per structure metadata, generic numbering, and measurement quality.</w:t>
      </w:r>
    </w:p>
    <w:p>
      <w:pPr>
        <w:pStyle w:val="Normal"/>
        <w:spacing w:lineRule="exact" w:line="290" w:before="0" w:after="80"/>
        <w:jc w:val="both"/>
        <w:rPr/>
      </w:pPr>
      <w:r>
        <w:rPr>
          <w:rFonts w:eastAsia="Times New Roman" w:cs="Arial"/>
          <w:b w:val="false"/>
          <w:bCs w:val="false"/>
          <w:i w:val="false"/>
          <w:iCs w:val="false"/>
          <w:color w:val="000000"/>
          <w:sz w:val="19"/>
          <w:szCs w:val="19"/>
        </w:rPr>
        <w:t>Source Data S2: activation predictions, receptor state aggregation, and sparse feature selection.</w:t>
      </w:r>
    </w:p>
    <w:p>
      <w:pPr>
        <w:pStyle w:val="Normal"/>
        <w:spacing w:lineRule="exact" w:line="290" w:before="0" w:after="80"/>
        <w:jc w:val="both"/>
        <w:rPr/>
      </w:pPr>
      <w:r>
        <w:rPr>
          <w:rFonts w:eastAsia="Times New Roman" w:cs="Arial"/>
          <w:b w:val="false"/>
          <w:bCs w:val="false"/>
          <w:i w:val="false"/>
          <w:iCs w:val="false"/>
          <w:color w:val="000000"/>
          <w:sz w:val="19"/>
          <w:szCs w:val="19"/>
        </w:rPr>
        <w:t>Source Data S3: receptor transducer units, feature availability, fold assignments, predictions, and coefficients.</w:t>
      </w:r>
    </w:p>
    <w:p>
      <w:pPr>
        <w:pStyle w:val="Normal"/>
        <w:spacing w:lineRule="exact" w:line="290" w:before="0" w:after="80"/>
        <w:jc w:val="both"/>
        <w:rPr/>
      </w:pPr>
      <w:r>
        <w:rPr>
          <w:rFonts w:eastAsia="Times New Roman" w:cs="Arial"/>
          <w:b w:val="false"/>
          <w:bCs w:val="false"/>
          <w:i w:val="false"/>
          <w:iCs w:val="false"/>
          <w:color w:val="000000"/>
          <w:sz w:val="19"/>
          <w:szCs w:val="19"/>
        </w:rPr>
        <w:t>Source Data S4: matched sequence and structure predictions, paired bootstraps, and convergence audits.</w:t>
      </w:r>
    </w:p>
    <w:p>
      <w:pPr>
        <w:pStyle w:val="Normal"/>
        <w:spacing w:lineRule="exact" w:line="290" w:before="0" w:after="80"/>
        <w:jc w:val="both"/>
        <w:rPr/>
      </w:pPr>
      <w:r>
        <w:rPr>
          <w:rFonts w:eastAsia="Times New Roman" w:cs="Arial"/>
          <w:b w:val="false"/>
          <w:bCs w:val="false"/>
          <w:i w:val="false"/>
          <w:iCs w:val="false"/>
          <w:color w:val="000000"/>
          <w:sz w:val="19"/>
          <w:szCs w:val="19"/>
        </w:rPr>
        <w:t>Source Data S5: fixed feature temporal manifests, predictions, bootstraps, and permutation nulls.</w:t>
      </w:r>
    </w:p>
    <w:p>
      <w:pPr>
        <w:pStyle w:val="Normal"/>
        <w:spacing w:lineRule="exact" w:line="290" w:before="0" w:after="80"/>
        <w:jc w:val="both"/>
        <w:rPr/>
      </w:pPr>
      <w:r>
        <w:rPr>
          <w:b w:val="false"/>
        </w:rPr>
        <w:t xml:space="preserve">Source Data S6: </w:t>
      </w:r>
      <w:del w:id="3209" w:author="Hossein Batebi" w:date="2026-09-26T00:00:00Z">
        <w:r>
          <w:rPr>
            <w:b w:val="false"/>
          </w:rPr>
          <w:delText xml:space="preserve">partner free </w:delText>
        </w:r>
      </w:del>
      <w:ins w:id="3210" w:author="Hossein Batebi" w:date="2026-09-26T00:00:00Z">
        <w:r>
          <w:rPr>
            <w:b w:val="false"/>
          </w:rPr>
          <w:t xml:space="preserve">coordinate-level receptor-only </w:t>
        </w:r>
      </w:ins>
      <w:r>
        <w:rPr>
          <w:b w:val="false"/>
        </w:rPr>
        <w:t xml:space="preserve">entity audit and independent functional annotations.</w:t>
      </w:r>
    </w:p>
    <w:p>
      <w:pPr>
        <w:pStyle w:val="Normal"/>
        <w:spacing w:lineRule="exact" w:line="290" w:before="0" w:after="130"/>
        <w:jc w:val="both"/>
        <w:rPr>
          <w:del w:id="3250" w:author="Hossein Batebi" w:date="2026-09-26T00:00:00Z"/>
        </w:rPr>
      </w:pPr>
      <w:del w:id="3249" w:author="Hossein Batebi" w:date="2026-09-26T00:00:00Z">
        <w:r>
          <w:rPr/>
          <w:delText xml:space="preserve">Source Data S7: matched bound and partner free references, deformation features, out of fold predictions, leave one receptor out and class specific robustness summaries, fold audits, and permutation results.</w:delText>
        </w:r>
      </w:del>
    </w:p>
    <w:p>
      <w:pPr>
        <w:pStyle w:val="Normal"/>
        <w:spacing w:lineRule="exact" w:line="290" w:before="0" w:after="80"/>
        <w:jc w:val="both"/>
        <w:rPr>
          <w:ins w:id="3212" w:author="Hossein Batebi" w:date="2026-09-26T00:00:00Z"/>
        </w:rPr>
      </w:pPr>
      <w:ins w:id="3211" w:author="Hossein Batebi" w:date="2026-09-26T00:00:00Z">
        <w:r>
          <w:t>Source Data S7: bound and receptor-only coordinate references, difference features, out-of-fold predictions, leave-one-receptor-out and class-specific robustness summaries, fold audits and permutation results from the original coordinate-level analysis; specimen-level provenance is supplied separately in Source Data S14.</w:t>
        </w:r>
      </w:ins>
    </w:p>
    <w:p>
      <w:pPr>
        <w:pStyle w:val="Normal"/>
        <w:spacing w:lineRule="exact" w:line="290" w:before="0" w:after="80"/>
        <w:jc w:val="both"/>
        <w:rPr/>
      </w:pPr>
      <w:r>
        <w:rPr>
          <w:rFonts w:eastAsia="Times New Roman" w:cs="Arial"/>
          <w:b w:val="false"/>
          <w:bCs w:val="false"/>
          <w:i w:val="false"/>
          <w:iCs w:val="false"/>
          <w:color w:val="000000"/>
          <w:sz w:val="19"/>
          <w:szCs w:val="19"/>
        </w:rPr>
        <w:t>Source Data S8: repeated learning curve checkpoints, summaries, and terminal gain estimates.</w:t>
      </w:r>
    </w:p>
    <w:p>
      <w:pPr>
        <w:pStyle w:val="Normal"/>
        <w:spacing w:lineRule="exact" w:line="290" w:before="0" w:after="80"/>
        <w:jc w:val="both"/>
        <w:rPr/>
      </w:pPr>
      <w:r>
        <w:rPr>
          <w:rFonts w:eastAsia="Times New Roman" w:cs="Arial"/>
          <w:b w:val="false"/>
          <w:bCs w:val="false"/>
          <w:i w:val="false"/>
          <w:iCs w:val="false"/>
          <w:color w:val="000000"/>
          <w:sz w:val="19"/>
          <w:szCs w:val="19"/>
        </w:rPr>
        <w:t>Source Data S9: static contact, surface, electrostatic, and mechanical feature tables.</w:t>
      </w:r>
    </w:p>
    <w:p>
      <w:pPr>
        <w:pStyle w:val="Normal"/>
        <w:spacing w:lineRule="exact" w:line="290" w:before="0" w:after="80"/>
        <w:jc w:val="both"/>
        <w:rPr/>
      </w:pPr>
      <w:r>
        <w:rPr>
          <w:b w:val="false"/>
        </w:rPr>
        <w:t xml:space="preserve">Source Data S10: static extension model predictions, paired differences, permutations, and </w:t>
      </w:r>
      <w:del w:id="3213" w:author="Hossein Batebi" w:date="2026-09-26T00:00:00Z">
        <w:r>
          <w:rPr>
            <w:b w:val="false"/>
          </w:rPr>
          <w:delText xml:space="preserve">partner free transfer.</w:delText>
        </w:r>
      </w:del>
      <w:ins w:id="3214" w:author="Hossein Batebi" w:date="2026-09-26T00:00:00Z">
        <w:r>
          <w:rPr>
            <w:b w:val="false"/>
          </w:rPr>
          <w:t xml:space="preserve">transfer to coordinate-level receptor-only reference sets.</w:t>
        </w:r>
      </w:ins>
    </w:p>
    <w:p>
      <w:pPr>
        <w:pStyle w:val="Normal"/>
        <w:spacing w:lineRule="exact" w:line="290" w:before="0" w:after="80"/>
        <w:jc w:val="both"/>
        <w:rPr/>
      </w:pPr>
      <w:r>
        <w:rPr>
          <w:rFonts w:eastAsia="Times New Roman" w:cs="Arial"/>
          <w:b w:val="false"/>
          <w:bCs w:val="false"/>
          <w:i w:val="false"/>
          <w:iCs w:val="false"/>
          <w:color w:val="000000"/>
          <w:sz w:val="19"/>
          <w:szCs w:val="19"/>
        </w:rPr>
        <w:t>Source Data S11: sequence interface audit, sequence cluster assignments, global identity neighbours, matched noninterface controls, scrambling controls, coefficient localization, paired differences, convergence audits, and label provenance.</w:t>
      </w:r>
    </w:p>
    <w:p>
      <w:pPr>
        <w:pStyle w:val="Normal"/>
        <w:spacing w:lineRule="exact" w:line="290" w:before="0" w:after="80"/>
        <w:jc w:val="both"/>
        <w:rPr/>
      </w:pPr>
      <w:r>
        <w:t xml:space="preserve">Source Data S12: </w:t>
      </w:r>
      <w:del w:id="3215" w:author="Hossein Batebi" w:date="2026-09-26T00:00:00Z">
        <w:r>
          <w:delText xml:space="preserve">GPCR SelectivityMap </w:delText>
        </w:r>
      </w:del>
      <w:ins w:id="3216" w:author="Hossein Batebi" w:date="2026-09-26T00:00:00Z">
        <w:r>
          <w:t xml:space="preserve">software and reproduction metadata, environment and configuration files, </w:t>
        </w:r>
      </w:ins>
      <w:r>
        <w:t xml:space="preserve">release </w:t>
      </w:r>
      <w:del w:id="3217" w:author="Hossein Batebi" w:date="2026-09-26T00:00:00Z">
        <w:r>
          <w:delText xml:space="preserve">manifest, software workflow figure, example configurations, version metadata, test report, </w:delText>
        </w:r>
      </w:del>
      <w:ins w:id="3218" w:author="Hossein Batebi" w:date="2026-09-26T00:00:00Z">
        <w:r>
          <w:t xml:space="preserve">identifiers, </w:t>
        </w:r>
      </w:ins>
      <w:r>
        <w:t xml:space="preserve">and manuscript reproduction instructions.</w:t>
      </w:r>
    </w:p>
    <w:p>
      <w:pPr>
        <w:pStyle w:val="Normal"/>
        <w:spacing w:lineRule="exact" w:line="290" w:before="0" w:after="130"/>
        <w:jc w:val="both"/>
        <w:rPr>
          <w:del w:id="3252" w:author="Hossein Batebi" w:date="2026-09-26T00:00:00Z"/>
        </w:rPr>
      </w:pPr>
      <w:del w:id="3251" w:author="Hossein Batebi" w:date="2026-09-26T00:00:00Z">
        <w:r>
          <w:rPr/>
          <w:delText xml:space="preserve">Source Data S13: receptor level paired classification margins and exact sign flip analysis script.</w:delText>
        </w:r>
      </w:del>
    </w:p>
    <w:p>
      <w:pPr>
        <w:pStyle w:val="Normal"/>
        <w:spacing w:lineRule="exact" w:line="290" w:before="0" w:after="80"/>
        <w:jc w:val="both"/>
        <w:rPr>
          <w:ins w:id="3220" w:author="Hossein Batebi" w:date="2026-09-26T00:00:00Z"/>
        </w:rPr>
      </w:pPr>
      <w:ins w:id="3219" w:author="Hossein Batebi" w:date="2026-09-26T00:00:00Z">
        <w:r>
          <w:t>Source Data S13: receptor-level paired classification margins and exact sign-flip analysis script for the original coordinate-level comparison. These values quantify receptor-only versus full-complex coordinate representations; specimen-level provenance is supplied separately in Source Data S14.</w:t>
        </w:r>
      </w:ins>
    </w:p>
    <w:p>
      <w:pPr>
        <w:pStyle w:val="Normal"/>
        <w:spacing w:lineRule="exact" w:line="290" w:before="0" w:after="80"/>
        <w:jc w:val="both"/>
        <w:rPr>
          <w:ins w:id="3222" w:author="Hossein Batebi" w:date="2026-09-26T00:00:00Z"/>
        </w:rPr>
      </w:pPr>
      <w:ins w:id="3221" w:author="Hossein Batebi" w:date="2026-09-26T00:00:00Z">
        <w:r>
          <w:t>Source Data S14: complete specimen-level provenance audit package, including row-level audits of the strict, terminal-fusion, ligand-permissive and combined receptor-only coordinate inventories; deposited entry titles, EM sample descriptions, EMDB/PDB relationships, particle counts, shared-particle evidence, corrected eligible sets and matched-reference membership, feasibility summaries, input hashes and build_provenance_audit.py; compact source tables for SI Tables S22-S26; provenance-stratified receptor margins and same-particle controls; matched_92_feature_dictionary.tsv; finalized exact-UniProt Hauser et al. (2022) mapping tables; g12_g13_structural_census.tsv; and the 408 same-receptor feature-by-class-pair comparison table.</w:t>
        </w:r>
      </w:ins>
    </w:p>
    <w:p>
      <w:pPr>
        <w:pStyle w:val="Normal"/>
        <w:rPr>
          <w:ins w:id="3224" w:author="Hossein Batebi" w:date="2026-09-26T00:00:00Z"/>
        </w:rPr>
      </w:pPr>
      <w:ins w:id="3223" w:author="Hossein Batebi" w:date="2026-09-26T00:00:00Z">
        <w:r>
          <w:rPr>
            <w:rFonts w:ascii="Arial" w:hAnsi="Arial"/>
            <w:sz w:val="18"/>
          </w:rPr>
          <w:t>Source Data S15: activation identity-cluster benchmark and predictions; within-receptor multiclass test; 50%/40% missingness-only and year-excluded metadata-only controls; master AUC table; 50% endpoint-geometry coefficient attribution; deformation-cosine permutation null; 207-unit construct/context annotation; and the complete list of 28 mapped units whose captured family is unsupported in the frozen Hauser et al. (2022) common coupling map.</w:t>
        </w:r>
      </w:ins>
    </w:p>
    <w:p>
      <w:pPr>
        <w:pStyle w:val="Normal"/>
        <w:spacing w:lineRule="exact" w:line="290" w:before="0" w:after="80"/>
        <w:jc w:val="both"/>
        <w:rPr>
          <w:ins w:id="3226" w:author="Hossein Batebi" w:date="2026-09-26T00:00:00Z"/>
        </w:rPr>
      </w:pPr>
      <w:ins w:id="3225" w:author="Hossein Batebi" w:date="2026-09-26T00:00:00Z">
        <w:r>
          <w:rPr>
            <w:rFonts w:eastAsia="Times New Roman"/>
            <w:b w:val="false"/>
            <w:i w:val="false"/>
          </w:rPr>
          <w:t>Use of artificial intelligence. OpenAI ChatGPT and Anthropic Claude were used as assistive tools for manuscript drafting and editing, code review, selected analysis and plotting workflows, figure preparation, and consistency checks between text and exported source tables. The author independently reviewed and verified all code, analyses, numerical results, citations, scientific interpretations and final text. No scientific data were generated by generative artificial intelligence.</w:t>
        </w:r>
      </w:ins>
    </w:p>
    <w:p>
      <w:pPr>
        <w:pStyle w:val="Heading1"/>
        <w:spacing w:before="260" w:after="80"/>
        <w:rPr/>
      </w:pPr>
      <w:r>
        <w:rPr>
          <w:rFonts w:eastAsia="Times New Roman"/>
          <w:b/>
          <w:i w:val="false"/>
        </w:rPr>
        <w:t>REFERENCES</w:t>
      </w:r>
    </w:p>
    <w:p>
      <w:pPr>
        <w:pStyle w:val="Normal"/>
        <w:spacing w:lineRule="exact" w:line="290" w:before="0" w:after="80"/>
        <w:jc w:val="both"/>
        <w:rPr/>
      </w:pPr>
      <w:r>
        <w:rPr>
          <w:rFonts w:eastAsia="Times New Roman"/>
          <w:b w:val="false"/>
          <w:i w:val="false"/>
        </w:rPr>
        <w:t>References cited in the Supporting Information are listed in the main manuscript.</w:t>
      </w:r>
    </w:p>
    <w:sectPr>
      <w:headerReference w:type="even" r:id="rId8"/>
      <w:headerReference w:type="default" r:id="rId9"/>
      <w:headerReference w:type="first" r:id="rId10"/>
      <w:footerReference w:type="even" r:id="rId11"/>
      <w:footerReference w:type="default" r:id="rId12"/>
      <w:footerReference w:type="first" r:id="rId13"/>
      <w:type w:val="nextPage"/>
      <w:pgSz w:w="11906" w:h="16838"/>
      <w:pgMar w:left="1361" w:right="1361" w:gutter="0" w:header="708" w:top="1304" w:footer="708" w:bottom="130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00"/>
      <w:jc w:val="center"/>
      <w:rPr/>
    </w:pPr>
    <w:r>
      <w:rPr/>
      <w:t xml:space="preserve">Batebi | Supporting Information | </w:t>
    </w:r>
    <w:r>
      <w:rPr/>
      <w:fldChar w:fldCharType="begin"/>
    </w:r>
    <w:r>
      <w:rPr/>
      <w:instrText xml:space="preserve"> PAGE </w:instrText>
    </w:r>
    <w:r>
      <w:rPr/>
      <w:fldChar w:fldCharType="separate"/>
    </w:r>
    <w:r>
      <w:rPr/>
      <w:t>15</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00"/>
      <w:jc w:val="center"/>
      <w:rPr/>
    </w:pPr>
    <w:r>
      <w:rPr/>
      <w:t xml:space="preserve">Batebi | Supporting Information | </w:t>
    </w:r>
    <w:r>
      <w:rPr/>
      <w:fldChar w:fldCharType="begin"/>
    </w:r>
    <w:r>
      <w:rPr/>
      <w:instrText xml:space="preserve"> PAGE </w:instrText>
    </w:r>
    <w:r>
      <w:rPr/>
      <w:fldChar w:fldCharType="separate"/>
    </w:r>
    <w:r>
      <w:rPr/>
      <w:t>15</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0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00"/>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00"/>
      <w:rPr/>
    </w:pPr>
    <w:r>
      <w:rPr/>
    </w:r>
  </w:p>
</w:hdr>
</file>

<file path=word/settings.xml><?xml version="1.0" encoding="utf-8"?>
<w:settings xmlns:w="http://schemas.openxmlformats.org/wordprocessingml/2006/main">
  <w:zoom w:percent="13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19"/>
        <w:szCs w:val="19"/>
        <w:lang w:val="en-US" w:eastAsia="zh-CN" w:bidi="hi-IN"/>
      </w:rPr>
    </w:rPrDefault>
    <w:pPrDefault>
      <w:pPr>
        <w:suppressAutoHyphens w:val="true"/>
      </w:pPr>
    </w:pPrDefault>
  </w:docDefaults>
  <w:style w:type="paragraph" w:styleId="Normal" w:customStyle="1">
    <w:name w:val="Normal"/>
    <w:qFormat/>
    <w:pPr>
      <w:widowControl/>
      <w:bidi w:val="0"/>
      <w:spacing w:lineRule="auto" w:line="268" w:before="0" w:after="100"/>
      <w:jc w:val="left"/>
    </w:pPr>
    <w:rPr>
      <w:rFonts w:ascii="Times New Roman" w:hAnsi="Times New Roman" w:eastAsia="Times New Roman" w:cs="Arial"/>
      <w:color w:val="auto"/>
      <w:kern w:val="0"/>
      <w:sz w:val="22"/>
      <w:szCs w:val="19"/>
      <w:lang w:val="en-US" w:eastAsia="zh-CN" w:bidi="hi-IN"/>
    </w:rPr>
  </w:style>
  <w:style w:type="paragraph" w:styleId="Heading1" w:customStyle="1">
    <w:name w:val="Heading 1"/>
    <w:next w:val="Normal"/>
    <w:qFormat/>
    <w:pPr>
      <w:widowControl/>
      <w:bidi w:val="0"/>
      <w:spacing w:before="200" w:after="100"/>
      <w:jc w:val="left"/>
    </w:pPr>
    <w:rPr>
      <w:rFonts w:ascii="Times New Roman" w:hAnsi="Times New Roman" w:eastAsia="Times New Roman" w:cs="Arial"/>
      <w:b/>
      <w:color w:val="auto"/>
      <w:kern w:val="0"/>
      <w:sz w:val="26"/>
      <w:szCs w:val="19"/>
      <w:lang w:val="en-US" w:eastAsia="zh-CN" w:bidi="hi-IN"/>
    </w:rPr>
  </w:style>
  <w:style w:type="paragraph" w:styleId="Heading2" w:customStyle="1">
    <w:name w:val="Heading 2"/>
    <w:next w:val="Normal"/>
    <w:qFormat/>
    <w:pPr>
      <w:widowControl/>
      <w:bidi w:val="0"/>
      <w:spacing w:before="200" w:after="100"/>
      <w:jc w:val="left"/>
    </w:pPr>
    <w:rPr>
      <w:rFonts w:ascii="Times New Roman" w:hAnsi="Times New Roman" w:eastAsia="Times New Roman" w:cs="Arial"/>
      <w:b/>
      <w:color w:val="auto"/>
      <w:kern w:val="0"/>
      <w:sz w:val="23"/>
      <w:szCs w:val="19"/>
      <w:lang w:val="en-US" w:eastAsia="zh-CN" w:bidi="hi-IN"/>
    </w:rPr>
  </w:style>
  <w:style w:type="paragraph" w:styleId="Heading3" w:customStyle="1">
    <w:name w:val="Heading 3"/>
    <w:next w:val="Normal"/>
    <w:qFormat/>
    <w:pPr>
      <w:widowControl/>
      <w:bidi w:val="0"/>
      <w:spacing w:before="200" w:after="100"/>
      <w:jc w:val="left"/>
    </w:pPr>
    <w:rPr>
      <w:rFonts w:ascii="Times New Roman" w:hAnsi="Times New Roman" w:eastAsia="Times New Roman" w:cs="Arial"/>
      <w:b/>
      <w:color w:val="auto"/>
      <w:kern w:val="0"/>
      <w:sz w:val="22"/>
      <w:szCs w:val="19"/>
      <w:lang w:val="en-US" w:eastAsia="zh-CN" w:bidi="hi-IN"/>
    </w:rPr>
  </w:style>
  <w:style w:type="paragraph" w:styleId="Heading4">
    <w:name w:val="Heading 4"/>
    <w:basedOn w:val="Normal"/>
    <w:next w:val="Normal"/>
    <w:qFormat/>
    <w:pPr/>
    <w:rPr>
      <w:i/>
      <w:iCs/>
      <w:color w:val="2E74B5"/>
    </w:rPr>
  </w:style>
  <w:style w:type="paragraph" w:styleId="Heading5">
    <w:name w:val="Heading 5"/>
    <w:basedOn w:val="Normal"/>
    <w:next w:val="Normal"/>
    <w:qFormat/>
    <w:pPr/>
    <w:rPr>
      <w:color w:val="2E74B5"/>
    </w:rPr>
  </w:style>
  <w:style w:type="paragraph" w:styleId="Heading6">
    <w:name w:val="Heading 6"/>
    <w:basedOn w:val="Normal"/>
    <w:next w:val="Normal"/>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qFormat/>
    <w:pPr/>
    <w:rPr>
      <w:sz w:val="56"/>
      <w:szCs w:val="56"/>
    </w:rPr>
  </w:style>
  <w:style w:type="paragraph" w:styleId="StrongEmphasis">
    <w:name w:val="Strong Emphasis"/>
    <w:basedOn w:val="Normal"/>
    <w:next w:val="Normal"/>
    <w:qFormat/>
    <w:pPr/>
    <w:rPr>
      <w:b/>
      <w:bCs/>
    </w:rPr>
  </w:style>
  <w:style w:type="paragraph" w:styleId="ListParagraph">
    <w:name w:val="List Paragraph"/>
    <w:basedOn w:val="Normal"/>
    <w:qFormat/>
    <w:pPr/>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BJPCaption" w:customStyle="1">
    <w:name w:val="BJP Caption"/>
    <w:qFormat/>
    <w:pPr>
      <w:widowControl/>
      <w:bidi w:val="0"/>
      <w:spacing w:lineRule="auto" w:line="240" w:before="0" w:after="160"/>
      <w:jc w:val="left"/>
    </w:pPr>
    <w:rPr>
      <w:rFonts w:ascii="Times New Roman" w:hAnsi="Times New Roman" w:eastAsia="Times New Roman" w:cs="Arial"/>
      <w:color w:val="auto"/>
      <w:kern w:val="0"/>
      <w:sz w:val="19"/>
      <w:szCs w:val="19"/>
      <w:lang w:val="en-US" w:eastAsia="zh-CN" w:bidi="hi-IN"/>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header" Target="header1.xml"/><Relationship Id="rId9" Type="http://schemas.openxmlformats.org/officeDocument/2006/relationships/header" Target="header2.xml"/><Relationship Id="rId10" Type="http://schemas.openxmlformats.org/officeDocument/2006/relationships/header" Target="header3.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footer" Target="footer3.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15</Pages>
  <Words>4775</Words>
  <Characters>29524</Characters>
  <CharactersWithSpaces>33317</CharactersWithSpaces>
  <Paragraphs>988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2026-08-11T18:11:02Z</dcterms:created>
  <dc:creator>Hossein Batebi</dc:creator>
  <dc:description/>
  <dc:language>en-US</dc:language>
  <cp:lastModifiedBy>Hossein Batebi</cp:lastModifiedBy>
  <dcterms:modified xsi:type="dcterms:W3CDTF">2026-08-21T22:11:07Z</dcterms:modified>
  <cp:revision>3</cp:revision>
  <dc:subject/>
  <dc:title>Mature GPCR complexes carry distributed information about the captured G protein class — Supporting Information</dc:title>
</cp:coreProperties>
</file>